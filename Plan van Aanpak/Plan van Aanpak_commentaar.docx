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Selectievakje47"/>
    <w:p w14:paraId="03549A46" w14:textId="77777777" w:rsidR="00CD6709" w:rsidRPr="00462DB7" w:rsidRDefault="00CD6709" w:rsidP="00CD6709">
      <w:pPr>
        <w:jc w:val="center"/>
        <w:rPr>
          <w:rFonts w:ascii="Arial" w:eastAsia="Times New Roman" w:hAnsi="Arial" w:cs="Arial"/>
          <w:szCs w:val="20"/>
          <w:lang w:eastAsia="nl-NL"/>
        </w:rPr>
      </w:pPr>
      <w:r w:rsidRPr="00462DB7">
        <w:rPr>
          <w:rFonts w:ascii="Arial" w:eastAsia="Times New Roman" w:hAnsi="Arial" w:cs="Arial"/>
          <w:noProof/>
          <w:szCs w:val="20"/>
          <w:lang w:eastAsia="nl-NL"/>
        </w:rPr>
        <mc:AlternateContent>
          <mc:Choice Requires="wpg">
            <w:drawing>
              <wp:inline distT="0" distB="0" distL="0" distR="0" wp14:anchorId="57CB26C6" wp14:editId="279B5CC3">
                <wp:extent cx="2484120" cy="899795"/>
                <wp:effectExtent l="0" t="0" r="0" b="0"/>
                <wp:docPr id="4" name="Groe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84120" cy="899795"/>
                          <a:chOff x="0" y="0"/>
                          <a:chExt cx="1889280" cy="685080"/>
                        </a:xfrm>
                        <a:solidFill>
                          <a:srgbClr val="182866"/>
                        </a:solidFill>
                      </wpg:grpSpPr>
                      <wps:wsp>
                        <wps:cNvPr id="5" name="Vrije vorm 2"/>
                        <wps:cNvSpPr/>
                        <wps:spPr>
                          <a:xfrm>
                            <a:off x="1721520" y="289080"/>
                            <a:ext cx="167760" cy="252720"/>
                          </a:xfrm>
                          <a:custGeom>
                            <a:avLst/>
                            <a:gdLst/>
                            <a:ahLst/>
                            <a:cxnLst/>
                            <a:rect l="0" t="0" r="r" b="b"/>
                            <a:pathLst>
                              <a:path w="467" h="703">
                                <a:moveTo>
                                  <a:pt x="187" y="569"/>
                                </a:moveTo>
                                <a:lnTo>
                                  <a:pt x="187" y="410"/>
                                </a:lnTo>
                                <a:lnTo>
                                  <a:pt x="443" y="410"/>
                                </a:lnTo>
                                <a:lnTo>
                                  <a:pt x="443" y="277"/>
                                </a:lnTo>
                                <a:lnTo>
                                  <a:pt x="187" y="277"/>
                                </a:lnTo>
                                <a:lnTo>
                                  <a:pt x="187" y="133"/>
                                </a:lnTo>
                                <a:lnTo>
                                  <a:pt x="464" y="133"/>
                                </a:lnTo>
                                <a:lnTo>
                                  <a:pt x="464" y="0"/>
                                </a:lnTo>
                                <a:lnTo>
                                  <a:pt x="0" y="0"/>
                                </a:lnTo>
                                <a:lnTo>
                                  <a:pt x="0" y="702"/>
                                </a:lnTo>
                                <a:lnTo>
                                  <a:pt x="466" y="702"/>
                                </a:lnTo>
                                <a:lnTo>
                                  <a:pt x="466" y="569"/>
                                </a:lnTo>
                                <a:lnTo>
                                  <a:pt x="187" y="569"/>
                                </a:lnTo>
                                <a:close/>
                              </a:path>
                            </a:pathLst>
                          </a:custGeom>
                          <a:grpFill/>
                          <a:ln w="0">
                            <a:noFill/>
                          </a:ln>
                        </wps:spPr>
                        <wps:bodyPr/>
                      </wps:wsp>
                      <wps:wsp>
                        <wps:cNvPr id="6" name="Vrije vorm 3"/>
                        <wps:cNvSpPr/>
                        <wps:spPr>
                          <a:xfrm>
                            <a:off x="149904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7" name="Vrije vorm 4"/>
                        <wps:cNvSpPr/>
                        <wps:spPr>
                          <a:xfrm>
                            <a:off x="1184760" y="289080"/>
                            <a:ext cx="192240" cy="252720"/>
                          </a:xfrm>
                          <a:custGeom>
                            <a:avLst/>
                            <a:gdLst/>
                            <a:ahLst/>
                            <a:cxnLst/>
                            <a:rect l="0" t="0" r="r" b="b"/>
                            <a:pathLst>
                              <a:path w="535" h="703">
                                <a:moveTo>
                                  <a:pt x="0" y="139"/>
                                </a:moveTo>
                                <a:lnTo>
                                  <a:pt x="173" y="139"/>
                                </a:lnTo>
                                <a:lnTo>
                                  <a:pt x="173" y="702"/>
                                </a:lnTo>
                                <a:lnTo>
                                  <a:pt x="361" y="702"/>
                                </a:lnTo>
                                <a:lnTo>
                                  <a:pt x="361" y="139"/>
                                </a:lnTo>
                                <a:lnTo>
                                  <a:pt x="534" y="139"/>
                                </a:lnTo>
                                <a:lnTo>
                                  <a:pt x="534" y="0"/>
                                </a:lnTo>
                                <a:lnTo>
                                  <a:pt x="0" y="0"/>
                                </a:lnTo>
                                <a:lnTo>
                                  <a:pt x="0" y="139"/>
                                </a:lnTo>
                                <a:close/>
                              </a:path>
                            </a:pathLst>
                          </a:custGeom>
                          <a:grpFill/>
                          <a:ln w="0">
                            <a:noFill/>
                          </a:ln>
                        </wps:spPr>
                        <wps:bodyPr/>
                      </wps:wsp>
                      <wps:wsp>
                        <wps:cNvPr id="8" name="Vrije vorm 5"/>
                        <wps:cNvSpPr/>
                        <wps:spPr>
                          <a:xfrm>
                            <a:off x="99540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9" name="Vrije vorm 6"/>
                        <wps:cNvSpPr/>
                        <wps:spPr>
                          <a:xfrm>
                            <a:off x="724320" y="289080"/>
                            <a:ext cx="163080" cy="252720"/>
                          </a:xfrm>
                          <a:custGeom>
                            <a:avLst/>
                            <a:gdLst/>
                            <a:ahLst/>
                            <a:cxnLst/>
                            <a:rect l="0" t="0" r="r" b="b"/>
                            <a:pathLst>
                              <a:path w="454" h="703">
                                <a:moveTo>
                                  <a:pt x="188" y="0"/>
                                </a:moveTo>
                                <a:lnTo>
                                  <a:pt x="0" y="0"/>
                                </a:lnTo>
                                <a:lnTo>
                                  <a:pt x="0" y="702"/>
                                </a:lnTo>
                                <a:lnTo>
                                  <a:pt x="453" y="702"/>
                                </a:lnTo>
                                <a:lnTo>
                                  <a:pt x="453" y="563"/>
                                </a:lnTo>
                                <a:lnTo>
                                  <a:pt x="188" y="563"/>
                                </a:lnTo>
                                <a:lnTo>
                                  <a:pt x="188" y="0"/>
                                </a:lnTo>
                                <a:close/>
                              </a:path>
                            </a:pathLst>
                          </a:custGeom>
                          <a:grpFill/>
                          <a:ln w="0">
                            <a:noFill/>
                          </a:ln>
                        </wps:spPr>
                        <wps:bodyPr/>
                      </wps:wsp>
                      <wps:wsp>
                        <wps:cNvPr id="10" name="Vrije vorm 10"/>
                        <wps:cNvSpPr/>
                        <wps:spPr>
                          <a:xfrm>
                            <a:off x="0" y="289080"/>
                            <a:ext cx="194040" cy="252720"/>
                          </a:xfrm>
                          <a:custGeom>
                            <a:avLst/>
                            <a:gdLst/>
                            <a:ahLst/>
                            <a:cxnLst/>
                            <a:rect l="0" t="0" r="r" b="b"/>
                            <a:pathLst>
                              <a:path w="543" h="703">
                                <a:moveTo>
                                  <a:pt x="224" y="0"/>
                                </a:moveTo>
                                <a:lnTo>
                                  <a:pt x="0" y="0"/>
                                </a:lnTo>
                                <a:lnTo>
                                  <a:pt x="0" y="702"/>
                                </a:lnTo>
                                <a:lnTo>
                                  <a:pt x="187" y="702"/>
                                </a:lnTo>
                                <a:lnTo>
                                  <a:pt x="187" y="545"/>
                                </a:lnTo>
                                <a:lnTo>
                                  <a:pt x="244" y="545"/>
                                </a:lnTo>
                                <a:cubicBezTo>
                                  <a:pt x="432" y="549"/>
                                  <a:pt x="542" y="413"/>
                                  <a:pt x="539" y="268"/>
                                </a:cubicBezTo>
                                <a:cubicBezTo>
                                  <a:pt x="536" y="111"/>
                                  <a:pt x="438" y="0"/>
                                  <a:pt x="224" y="0"/>
                                </a:cubicBezTo>
                                <a:moveTo>
                                  <a:pt x="236" y="402"/>
                                </a:moveTo>
                                <a:lnTo>
                                  <a:pt x="187" y="402"/>
                                </a:lnTo>
                                <a:lnTo>
                                  <a:pt x="187" y="132"/>
                                </a:lnTo>
                                <a:lnTo>
                                  <a:pt x="236" y="132"/>
                                </a:lnTo>
                                <a:cubicBezTo>
                                  <a:pt x="301" y="132"/>
                                  <a:pt x="358" y="193"/>
                                  <a:pt x="358" y="265"/>
                                </a:cubicBezTo>
                                <a:cubicBezTo>
                                  <a:pt x="358" y="339"/>
                                  <a:pt x="301" y="402"/>
                                  <a:pt x="236" y="402"/>
                                </a:cubicBezTo>
                                <a:close/>
                              </a:path>
                            </a:pathLst>
                          </a:custGeom>
                          <a:grpFill/>
                          <a:ln w="0">
                            <a:noFill/>
                          </a:ln>
                        </wps:spPr>
                        <wps:bodyPr/>
                      </wps:wsp>
                      <wps:wsp>
                        <wps:cNvPr id="12" name="Vrije vorm 12"/>
                        <wps:cNvSpPr/>
                        <wps:spPr>
                          <a:xfrm>
                            <a:off x="231120" y="0"/>
                            <a:ext cx="423360" cy="685080"/>
                          </a:xfrm>
                          <a:custGeom>
                            <a:avLst/>
                            <a:gdLst/>
                            <a:ahLst/>
                            <a:cxnLst/>
                            <a:rect l="0" t="0" r="r" b="b"/>
                            <a:pathLst>
                              <a:path w="1177" h="1904">
                                <a:moveTo>
                                  <a:pt x="1176" y="889"/>
                                </a:moveTo>
                                <a:lnTo>
                                  <a:pt x="1176" y="822"/>
                                </a:lnTo>
                                <a:lnTo>
                                  <a:pt x="855" y="610"/>
                                </a:lnTo>
                                <a:cubicBezTo>
                                  <a:pt x="862" y="633"/>
                                  <a:pt x="865" y="684"/>
                                  <a:pt x="835" y="748"/>
                                </a:cubicBezTo>
                                <a:cubicBezTo>
                                  <a:pt x="797" y="830"/>
                                  <a:pt x="700" y="895"/>
                                  <a:pt x="670" y="914"/>
                                </a:cubicBezTo>
                                <a:cubicBezTo>
                                  <a:pt x="633" y="937"/>
                                  <a:pt x="614" y="959"/>
                                  <a:pt x="608" y="979"/>
                                </a:cubicBezTo>
                                <a:cubicBezTo>
                                  <a:pt x="605" y="991"/>
                                  <a:pt x="600" y="1008"/>
                                  <a:pt x="604" y="1026"/>
                                </a:cubicBezTo>
                                <a:cubicBezTo>
                                  <a:pt x="644" y="1034"/>
                                  <a:pt x="674" y="1067"/>
                                  <a:pt x="674" y="1111"/>
                                </a:cubicBezTo>
                                <a:cubicBezTo>
                                  <a:pt x="674" y="1161"/>
                                  <a:pt x="633" y="1201"/>
                                  <a:pt x="584" y="1201"/>
                                </a:cubicBezTo>
                                <a:cubicBezTo>
                                  <a:pt x="534" y="1201"/>
                                  <a:pt x="494" y="1161"/>
                                  <a:pt x="494" y="1111"/>
                                </a:cubicBezTo>
                                <a:cubicBezTo>
                                  <a:pt x="494" y="1068"/>
                                  <a:pt x="525" y="1032"/>
                                  <a:pt x="565" y="1024"/>
                                </a:cubicBezTo>
                                <a:lnTo>
                                  <a:pt x="565" y="1023"/>
                                </a:lnTo>
                                <a:cubicBezTo>
                                  <a:pt x="553" y="986"/>
                                  <a:pt x="548" y="971"/>
                                  <a:pt x="548" y="925"/>
                                </a:cubicBezTo>
                                <a:cubicBezTo>
                                  <a:pt x="549" y="834"/>
                                  <a:pt x="613" y="813"/>
                                  <a:pt x="646" y="757"/>
                                </a:cubicBezTo>
                                <a:cubicBezTo>
                                  <a:pt x="714" y="698"/>
                                  <a:pt x="758" y="646"/>
                                  <a:pt x="767" y="592"/>
                                </a:cubicBezTo>
                                <a:cubicBezTo>
                                  <a:pt x="775" y="540"/>
                                  <a:pt x="757" y="514"/>
                                  <a:pt x="752" y="475"/>
                                </a:cubicBezTo>
                                <a:cubicBezTo>
                                  <a:pt x="777" y="483"/>
                                  <a:pt x="788" y="492"/>
                                  <a:pt x="801" y="506"/>
                                </a:cubicBezTo>
                                <a:cubicBezTo>
                                  <a:pt x="812" y="517"/>
                                  <a:pt x="815" y="526"/>
                                  <a:pt x="823" y="537"/>
                                </a:cubicBezTo>
                                <a:cubicBezTo>
                                  <a:pt x="837" y="493"/>
                                  <a:pt x="834" y="458"/>
                                  <a:pt x="827" y="429"/>
                                </a:cubicBezTo>
                                <a:cubicBezTo>
                                  <a:pt x="819" y="397"/>
                                  <a:pt x="805" y="364"/>
                                  <a:pt x="771" y="334"/>
                                </a:cubicBezTo>
                                <a:cubicBezTo>
                                  <a:pt x="733" y="300"/>
                                  <a:pt x="724" y="307"/>
                                  <a:pt x="701" y="293"/>
                                </a:cubicBezTo>
                                <a:cubicBezTo>
                                  <a:pt x="710" y="311"/>
                                  <a:pt x="716" y="335"/>
                                  <a:pt x="711" y="385"/>
                                </a:cubicBezTo>
                                <a:cubicBezTo>
                                  <a:pt x="706" y="436"/>
                                  <a:pt x="693" y="465"/>
                                  <a:pt x="659" y="511"/>
                                </a:cubicBezTo>
                                <a:cubicBezTo>
                                  <a:pt x="627" y="555"/>
                                  <a:pt x="562" y="607"/>
                                  <a:pt x="523" y="660"/>
                                </a:cubicBezTo>
                                <a:cubicBezTo>
                                  <a:pt x="488" y="709"/>
                                  <a:pt x="472" y="753"/>
                                  <a:pt x="470" y="791"/>
                                </a:cubicBezTo>
                                <a:cubicBezTo>
                                  <a:pt x="467" y="849"/>
                                  <a:pt x="484" y="871"/>
                                  <a:pt x="491" y="911"/>
                                </a:cubicBezTo>
                                <a:cubicBezTo>
                                  <a:pt x="468" y="898"/>
                                  <a:pt x="441" y="874"/>
                                  <a:pt x="424" y="840"/>
                                </a:cubicBezTo>
                                <a:cubicBezTo>
                                  <a:pt x="404" y="803"/>
                                  <a:pt x="395" y="771"/>
                                  <a:pt x="393" y="710"/>
                                </a:cubicBezTo>
                                <a:cubicBezTo>
                                  <a:pt x="392" y="656"/>
                                  <a:pt x="412" y="579"/>
                                  <a:pt x="456" y="526"/>
                                </a:cubicBezTo>
                                <a:cubicBezTo>
                                  <a:pt x="486" y="488"/>
                                  <a:pt x="559" y="417"/>
                                  <a:pt x="586" y="361"/>
                                </a:cubicBezTo>
                                <a:cubicBezTo>
                                  <a:pt x="613" y="304"/>
                                  <a:pt x="609" y="274"/>
                                  <a:pt x="609" y="251"/>
                                </a:cubicBezTo>
                                <a:cubicBezTo>
                                  <a:pt x="609" y="228"/>
                                  <a:pt x="601" y="212"/>
                                  <a:pt x="598" y="193"/>
                                </a:cubicBezTo>
                                <a:cubicBezTo>
                                  <a:pt x="614" y="196"/>
                                  <a:pt x="635" y="210"/>
                                  <a:pt x="642" y="216"/>
                                </a:cubicBezTo>
                                <a:cubicBezTo>
                                  <a:pt x="653" y="226"/>
                                  <a:pt x="656" y="229"/>
                                  <a:pt x="663" y="236"/>
                                </a:cubicBezTo>
                                <a:cubicBezTo>
                                  <a:pt x="666" y="219"/>
                                  <a:pt x="667" y="190"/>
                                  <a:pt x="660" y="151"/>
                                </a:cubicBezTo>
                                <a:cubicBezTo>
                                  <a:pt x="648" y="93"/>
                                  <a:pt x="621" y="59"/>
                                  <a:pt x="584" y="30"/>
                                </a:cubicBezTo>
                                <a:cubicBezTo>
                                  <a:pt x="551" y="5"/>
                                  <a:pt x="521" y="1"/>
                                  <a:pt x="509" y="0"/>
                                </a:cubicBezTo>
                                <a:lnTo>
                                  <a:pt x="504" y="0"/>
                                </a:lnTo>
                                <a:cubicBezTo>
                                  <a:pt x="521" y="21"/>
                                  <a:pt x="533" y="44"/>
                                  <a:pt x="539" y="78"/>
                                </a:cubicBezTo>
                                <a:cubicBezTo>
                                  <a:pt x="545" y="111"/>
                                  <a:pt x="544" y="150"/>
                                  <a:pt x="527" y="189"/>
                                </a:cubicBezTo>
                                <a:cubicBezTo>
                                  <a:pt x="506" y="237"/>
                                  <a:pt x="452" y="279"/>
                                  <a:pt x="411" y="320"/>
                                </a:cubicBezTo>
                                <a:cubicBezTo>
                                  <a:pt x="369" y="361"/>
                                  <a:pt x="331" y="404"/>
                                  <a:pt x="303" y="462"/>
                                </a:cubicBezTo>
                                <a:cubicBezTo>
                                  <a:pt x="269" y="533"/>
                                  <a:pt x="266" y="585"/>
                                  <a:pt x="279" y="654"/>
                                </a:cubicBezTo>
                                <a:cubicBezTo>
                                  <a:pt x="293" y="735"/>
                                  <a:pt x="317" y="742"/>
                                  <a:pt x="337" y="787"/>
                                </a:cubicBezTo>
                                <a:cubicBezTo>
                                  <a:pt x="305" y="774"/>
                                  <a:pt x="276" y="754"/>
                                  <a:pt x="257" y="733"/>
                                </a:cubicBezTo>
                                <a:cubicBezTo>
                                  <a:pt x="238" y="712"/>
                                  <a:pt x="226" y="689"/>
                                  <a:pt x="219" y="669"/>
                                </a:cubicBezTo>
                                <a:lnTo>
                                  <a:pt x="0" y="818"/>
                                </a:lnTo>
                                <a:lnTo>
                                  <a:pt x="0" y="1041"/>
                                </a:lnTo>
                                <a:lnTo>
                                  <a:pt x="588" y="1534"/>
                                </a:lnTo>
                                <a:lnTo>
                                  <a:pt x="753" y="1396"/>
                                </a:lnTo>
                                <a:cubicBezTo>
                                  <a:pt x="777" y="1429"/>
                                  <a:pt x="792" y="1470"/>
                                  <a:pt x="792" y="1514"/>
                                </a:cubicBezTo>
                                <a:cubicBezTo>
                                  <a:pt x="792" y="1626"/>
                                  <a:pt x="701" y="1717"/>
                                  <a:pt x="590" y="1717"/>
                                </a:cubicBezTo>
                                <a:cubicBezTo>
                                  <a:pt x="478" y="1717"/>
                                  <a:pt x="387" y="1626"/>
                                  <a:pt x="387" y="1514"/>
                                </a:cubicBezTo>
                                <a:cubicBezTo>
                                  <a:pt x="387" y="1492"/>
                                  <a:pt x="391" y="1471"/>
                                  <a:pt x="398" y="1451"/>
                                </a:cubicBezTo>
                                <a:lnTo>
                                  <a:pt x="248" y="1325"/>
                                </a:lnTo>
                                <a:cubicBezTo>
                                  <a:pt x="218" y="1381"/>
                                  <a:pt x="200" y="1445"/>
                                  <a:pt x="200" y="1513"/>
                                </a:cubicBezTo>
                                <a:cubicBezTo>
                                  <a:pt x="200" y="1728"/>
                                  <a:pt x="374" y="1903"/>
                                  <a:pt x="590" y="1903"/>
                                </a:cubicBezTo>
                                <a:cubicBezTo>
                                  <a:pt x="805" y="1903"/>
                                  <a:pt x="980" y="1728"/>
                                  <a:pt x="980" y="1513"/>
                                </a:cubicBezTo>
                                <a:cubicBezTo>
                                  <a:pt x="980" y="1423"/>
                                  <a:pt x="950" y="1340"/>
                                  <a:pt x="898" y="1274"/>
                                </a:cubicBezTo>
                                <a:lnTo>
                                  <a:pt x="1176" y="1041"/>
                                </a:lnTo>
                                <a:lnTo>
                                  <a:pt x="1176" y="964"/>
                                </a:lnTo>
                                <a:lnTo>
                                  <a:pt x="592" y="1455"/>
                                </a:lnTo>
                                <a:lnTo>
                                  <a:pt x="592" y="1379"/>
                                </a:lnTo>
                                <a:lnTo>
                                  <a:pt x="1176" y="889"/>
                                </a:lnTo>
                                <a:close/>
                              </a:path>
                            </a:pathLst>
                          </a:custGeom>
                          <a:grpFill/>
                          <a:ln w="0">
                            <a:noFill/>
                          </a:ln>
                        </wps:spPr>
                        <wps:bodyPr/>
                      </wps:wsp>
                    </wpg:wgp>
                  </a:graphicData>
                </a:graphic>
              </wp:inline>
            </w:drawing>
          </mc:Choice>
          <mc:Fallback>
            <w:pict>
              <v:group w14:anchorId="578568CB" id="Groep 4" o:spid="_x0000_s1026" style="width:195.6pt;height:70.85pt;mso-position-horizontal-relative:char;mso-position-vertical-relative:line" coordsize="18892,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">
                <o:lock v:ext="edit" aspectratio="t"/>
                <v:shape id="Vrije vorm 2" o:spid="_x0000_s1027" style="position:absolute;left:17215;top:2890;width:1677;height:2528;visibility:visible;mso-wrap-style:square;v-text-anchor:top" coordsize="4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" path="m187,569r,-159l443,410r,-133l187,277r,-144l464,133,464,,,,,702r466,l466,569r-279,xe" filled="f" stroked="f" strokeweight="0">
                  <v:path arrowok="t"/>
                </v:shape>
                <v:shape id="Vrije vorm 3" o:spid="_x0000_s1028" style="position:absolute;left:14990;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" path="m,l187,r,702l,702,,xe" filled="f" stroked="f" strokeweight="0">
                  <v:path arrowok="t"/>
                </v:shape>
                <v:shape id="Vrije vorm 4" o:spid="_x0000_s1029" style="position:absolute;left:11847;top:2890;width:1923;height:2528;visibility:visible;mso-wrap-style:square;v-text-anchor:top" coordsize="53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" path="m,139r173,l173,702r188,l361,139r173,l534,,,,,139xe" filled="f" stroked="f" strokeweight="0">
                  <v:path arrowok="t"/>
                </v:shape>
                <v:shape id="Vrije vorm 5" o:spid="_x0000_s1030" style="position:absolute;left:9954;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" path="m,l187,r,702l,702,,xe" filled="f" stroked="f" strokeweight="0">
                  <v:path arrowok="t"/>
                </v:shape>
                <v:shape id="Vrije vorm 6" o:spid="_x0000_s1031" style="position:absolute;left:7243;top:2890;width:1631;height:2528;visibility:visible;mso-wrap-style:square;v-text-anchor:top" coordsize="45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" path="m188,l,,,702r453,l453,563r-265,l188,xe" filled="f" stroked="f" strokeweight="0">
                  <v:path arrowok="t"/>
                </v:shape>
                <v:shape id="Vrije vorm 10" o:spid="_x0000_s1032" style="position:absolute;top:2890;width:1940;height:2528;visibility:visible;mso-wrap-style:square;v-text-anchor:top" coordsize="54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" path="m224,l,,,702r187,l187,545r57,c432,549,542,413,539,268,536,111,438,,224,t12,402l187,402r,-270l236,132v65,,122,61,122,133c358,339,301,402,236,402xe" filled="f" stroked="f" strokeweight="0">
                  <v:path arrowok="t"/>
                </v:shape>
                <v:shape id="Vrije vorm 12" o:spid="_x0000_s1033" style="position:absolute;left:2311;width:4233;height:6850;visibility:visible;mso-wrap-style:square;v-text-anchor:top" coordsize="117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" path="m1176,889r,-67l855,610v7,23,10,74,-20,138c797,830,700,895,670,914v-37,23,-56,45,-62,65c605,991,600,1008,604,1026v40,8,70,41,70,85c674,1161,633,1201,584,1201v-50,,-90,-40,-90,-90c494,1068,525,1032,565,1024r,-1c553,986,548,971,548,925v1,-91,65,-112,98,-168c714,698,758,646,767,592v8,-52,-10,-78,-15,-117c777,483,788,492,801,506v11,11,14,20,22,31c837,493,834,458,827,429v-8,-32,-22,-65,-56,-95c733,300,724,307,701,293v9,18,15,42,10,92c706,436,693,465,659,511v-32,44,-97,96,-136,149c488,709,472,753,470,791v-3,58,14,80,21,120c468,898,441,874,424,840,404,803,395,771,393,710v-1,-54,19,-131,63,-184c486,488,559,417,586,361v27,-57,23,-87,23,-110c609,228,601,212,598,193v16,3,37,17,44,23c653,226,656,229,663,236v3,-17,4,-46,-3,-85c648,93,621,59,584,30,551,5,521,1,509,r-5,c521,21,533,44,539,78v6,33,5,72,-12,111c506,237,452,279,411,320v-42,41,-80,84,-108,142c269,533,266,585,279,654v14,81,38,88,58,133c305,774,276,754,257,733,238,712,226,689,219,669l,818r,223l588,1534,753,1396v24,33,39,74,39,118c792,1626,701,1717,590,1717v-112,,-203,-91,-203,-203c387,1492,391,1471,398,1451l248,1325v-30,56,-48,120,-48,188c200,1728,374,1903,590,1903v215,,390,-175,390,-390c980,1423,950,1340,898,1274r278,-233l1176,964,592,1455r,-76l1176,889xe" filled="f" stroked="f" strokeweight="0">
                  <v:path arrowok="t"/>
                </v:shape>
                <w10:anchorlock/>
              </v:group>
            </w:pict>
          </mc:Fallback>
        </mc:AlternateContent>
      </w:r>
    </w:p>
    <w:p w14:paraId="5FAF1FC2" w14:textId="77777777" w:rsidR="00CD6709" w:rsidRPr="00462DB7" w:rsidRDefault="00CD6709" w:rsidP="00CD6709">
      <w:pPr>
        <w:jc w:val="center"/>
        <w:rPr>
          <w:rFonts w:ascii="Arial" w:eastAsia="Times New Roman" w:hAnsi="Arial" w:cs="Arial"/>
          <w:szCs w:val="20"/>
          <w:lang w:eastAsia="nl-NL"/>
        </w:rPr>
      </w:pPr>
    </w:p>
    <w:tbl>
      <w:tblPr>
        <w:tblpPr w:leftFromText="141" w:rightFromText="141" w:vertAnchor="page" w:horzAnchor="margin" w:tblpXSpec="center" w:tblpY="4321"/>
        <w:tblW w:w="1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458"/>
        <w:gridCol w:w="7338"/>
        <w:gridCol w:w="3544"/>
        <w:gridCol w:w="284"/>
      </w:tblGrid>
      <w:tr w:rsidR="00CD6709" w:rsidRPr="00462DB7" w14:paraId="5E5D4395" w14:textId="77777777" w:rsidTr="007C0E9B">
        <w:trPr>
          <w:trHeight w:val="1910"/>
        </w:trPr>
        <w:tc>
          <w:tcPr>
            <w:tcW w:w="284" w:type="dxa"/>
            <w:tcBorders>
              <w:top w:val="nil"/>
              <w:left w:val="nil"/>
              <w:bottom w:val="nil"/>
              <w:right w:val="nil"/>
            </w:tcBorders>
            <w:tcMar>
              <w:top w:w="0" w:type="dxa"/>
              <w:left w:w="0" w:type="dxa"/>
              <w:bottom w:w="0" w:type="dxa"/>
              <w:right w:w="0" w:type="dxa"/>
            </w:tcMar>
          </w:tcPr>
          <w:p w14:paraId="5C623563" w14:textId="77777777" w:rsidR="00CD6709" w:rsidRPr="00462DB7" w:rsidRDefault="00CD6709" w:rsidP="00CD6709">
            <w:pPr>
              <w:rPr>
                <w:rFonts w:ascii="Arial" w:eastAsia="Times New Roman" w:hAnsi="Arial" w:cs="Arial"/>
                <w:szCs w:val="20"/>
                <w:lang w:eastAsia="nl-NL"/>
              </w:rPr>
            </w:pPr>
          </w:p>
        </w:tc>
        <w:tc>
          <w:tcPr>
            <w:tcW w:w="458" w:type="dxa"/>
            <w:tcBorders>
              <w:top w:val="nil"/>
              <w:left w:val="nil"/>
              <w:bottom w:val="nil"/>
              <w:right w:val="nil"/>
            </w:tcBorders>
            <w:tcMar>
              <w:bottom w:w="0" w:type="dxa"/>
            </w:tcMar>
            <w:vAlign w:val="center"/>
          </w:tcPr>
          <w:p w14:paraId="3EA6F4A0" w14:textId="77777777" w:rsidR="00CD6709" w:rsidRPr="00462DB7" w:rsidRDefault="00CD6709" w:rsidP="00CD6709">
            <w:pPr>
              <w:rPr>
                <w:rFonts w:ascii="Arial" w:eastAsia="Times New Roman" w:hAnsi="Arial" w:cs="Arial"/>
                <w:szCs w:val="20"/>
                <w:lang w:eastAsia="nl-NL"/>
              </w:rPr>
            </w:pPr>
          </w:p>
        </w:tc>
        <w:tc>
          <w:tcPr>
            <w:tcW w:w="7338" w:type="dxa"/>
            <w:tcBorders>
              <w:top w:val="nil"/>
              <w:left w:val="nil"/>
              <w:bottom w:val="nil"/>
              <w:right w:val="nil"/>
            </w:tcBorders>
            <w:noWrap/>
            <w:tcMar>
              <w:top w:w="0" w:type="dxa"/>
              <w:left w:w="0" w:type="dxa"/>
              <w:bottom w:w="0" w:type="dxa"/>
              <w:right w:w="496" w:type="dxa"/>
            </w:tcMar>
            <w:vAlign w:val="center"/>
          </w:tcPr>
          <w:p w14:paraId="260379EA" w14:textId="77777777" w:rsidR="00CD6709" w:rsidRPr="00462DB7" w:rsidRDefault="00CD6709" w:rsidP="00CD6709">
            <w:pPr>
              <w:rPr>
                <w:rFonts w:ascii="Arial" w:eastAsia="Times New Roman" w:hAnsi="Arial" w:cs="Arial"/>
                <w:szCs w:val="20"/>
                <w:lang w:eastAsia="nl-NL"/>
              </w:rPr>
            </w:pPr>
          </w:p>
          <w:p w14:paraId="6E68CD0A" w14:textId="77777777" w:rsidR="00CD6709" w:rsidRPr="00462DB7" w:rsidRDefault="002D124D" w:rsidP="00F87062">
            <w:pPr>
              <w:spacing w:line="480" w:lineRule="atLeast"/>
              <w:jc w:val="center"/>
              <w:rPr>
                <w:rStyle w:val="TitelChar"/>
                <w:rFonts w:ascii="Arial" w:hAnsi="Arial" w:cs="Arial"/>
                <w:lang w:eastAsia="nl-NL"/>
              </w:rPr>
            </w:pPr>
            <w:r w:rsidRPr="00462DB7">
              <w:rPr>
                <w:rStyle w:val="TitelChar"/>
                <w:rFonts w:ascii="Arial" w:hAnsi="Arial" w:cs="Arial"/>
                <w:lang w:eastAsia="nl-NL"/>
              </w:rPr>
              <w:t>Plan van Aanpak</w:t>
            </w:r>
          </w:p>
          <w:p w14:paraId="458ED9F7" w14:textId="47FEA85D" w:rsidR="00CD6709" w:rsidRPr="00462DB7" w:rsidRDefault="007C0E9B" w:rsidP="00F87062">
            <w:pPr>
              <w:spacing w:after="480"/>
              <w:jc w:val="center"/>
              <w:rPr>
                <w:rFonts w:ascii="Arial" w:eastAsia="Times New Roman" w:hAnsi="Arial" w:cs="Arial"/>
                <w:b/>
                <w:bCs/>
                <w:color w:val="182866"/>
                <w:kern w:val="32"/>
                <w:sz w:val="28"/>
                <w:szCs w:val="28"/>
                <w:lang w:eastAsia="nl-NL"/>
              </w:rPr>
            </w:pPr>
            <w:r w:rsidRPr="00462DB7">
              <w:rPr>
                <w:rFonts w:ascii="Arial" w:eastAsia="Times New Roman" w:hAnsi="Arial" w:cs="Arial"/>
                <w:b/>
                <w:bCs/>
                <w:color w:val="182866"/>
                <w:kern w:val="32"/>
                <w:sz w:val="28"/>
                <w:szCs w:val="28"/>
                <w:lang w:eastAsia="nl-NL"/>
              </w:rPr>
              <w:t xml:space="preserve">Datalogger </w:t>
            </w:r>
            <w:r w:rsidR="000F698E" w:rsidRPr="00462DB7">
              <w:rPr>
                <w:rFonts w:ascii="Arial" w:eastAsia="Times New Roman" w:hAnsi="Arial" w:cs="Arial"/>
                <w:b/>
                <w:bCs/>
                <w:color w:val="182866"/>
                <w:kern w:val="32"/>
                <w:sz w:val="28"/>
                <w:szCs w:val="28"/>
                <w:lang w:eastAsia="nl-NL"/>
              </w:rPr>
              <w:t xml:space="preserve">voor het valideren van </w:t>
            </w:r>
            <w:r w:rsidRPr="00462DB7">
              <w:rPr>
                <w:rFonts w:ascii="Arial" w:eastAsia="Times New Roman" w:hAnsi="Arial" w:cs="Arial"/>
                <w:b/>
                <w:bCs/>
                <w:color w:val="182866"/>
                <w:kern w:val="32"/>
                <w:sz w:val="28"/>
                <w:szCs w:val="28"/>
                <w:lang w:eastAsia="nl-NL"/>
              </w:rPr>
              <w:t>tijdwaarneming verkeersregelinstallatie</w:t>
            </w:r>
          </w:p>
          <w:p w14:paraId="144CB0C6" w14:textId="40119A4D" w:rsidR="00F87062" w:rsidRPr="00462DB7" w:rsidRDefault="00F87062" w:rsidP="008C1E80">
            <w:pPr>
              <w:spacing w:after="480"/>
              <w:jc w:val="center"/>
              <w:rPr>
                <w:rFonts w:ascii="Arial" w:eastAsia="Times New Roman" w:hAnsi="Arial" w:cs="Arial"/>
                <w:b/>
                <w:bCs/>
                <w:color w:val="182866"/>
                <w:kern w:val="32"/>
                <w:sz w:val="28"/>
                <w:szCs w:val="28"/>
                <w:lang w:eastAsia="nl-NL"/>
              </w:rPr>
            </w:pPr>
          </w:p>
        </w:tc>
        <w:tc>
          <w:tcPr>
            <w:tcW w:w="3828" w:type="dxa"/>
            <w:gridSpan w:val="2"/>
            <w:tcBorders>
              <w:top w:val="nil"/>
              <w:left w:val="nil"/>
              <w:bottom w:val="nil"/>
              <w:right w:val="nil"/>
            </w:tcBorders>
            <w:noWrap/>
            <w:tcMar>
              <w:top w:w="0" w:type="dxa"/>
              <w:left w:w="0" w:type="dxa"/>
              <w:bottom w:w="0" w:type="dxa"/>
              <w:right w:w="0" w:type="dxa"/>
            </w:tcMar>
            <w:vAlign w:val="center"/>
          </w:tcPr>
          <w:p w14:paraId="5D265FD0" w14:textId="77777777" w:rsidR="00CD6709" w:rsidRPr="00462DB7" w:rsidRDefault="00CD6709" w:rsidP="00CD6709">
            <w:pPr>
              <w:rPr>
                <w:rFonts w:ascii="Arial" w:eastAsia="Times New Roman" w:hAnsi="Arial" w:cs="Arial"/>
                <w:szCs w:val="20"/>
                <w:lang w:eastAsia="nl-NL"/>
              </w:rPr>
            </w:pPr>
          </w:p>
          <w:p w14:paraId="24369E22" w14:textId="77777777" w:rsidR="00CD6709" w:rsidRPr="00462DB7" w:rsidRDefault="00CD6709" w:rsidP="00CD6709">
            <w:pPr>
              <w:rPr>
                <w:rFonts w:ascii="Arial" w:eastAsia="Times New Roman" w:hAnsi="Arial" w:cs="Arial"/>
                <w:szCs w:val="20"/>
                <w:lang w:eastAsia="nl-NL"/>
              </w:rPr>
            </w:pPr>
          </w:p>
        </w:tc>
      </w:tr>
      <w:tr w:rsidR="00CD6709" w:rsidRPr="00462DB7" w14:paraId="00CDD5DE" w14:textId="77777777" w:rsidTr="007C0E9B">
        <w:trPr>
          <w:trHeight w:val="2998"/>
        </w:trPr>
        <w:tc>
          <w:tcPr>
            <w:tcW w:w="8080" w:type="dxa"/>
            <w:gridSpan w:val="3"/>
            <w:tcBorders>
              <w:top w:val="nil"/>
              <w:left w:val="nil"/>
              <w:bottom w:val="nil"/>
              <w:right w:val="nil"/>
            </w:tcBorders>
            <w:tcMar>
              <w:left w:w="0" w:type="dxa"/>
              <w:right w:w="0" w:type="dxa"/>
            </w:tcMar>
          </w:tcPr>
          <w:p w14:paraId="3AF6A50A" w14:textId="77777777" w:rsidR="00CD6709" w:rsidRPr="00462DB7" w:rsidRDefault="00CD6709" w:rsidP="00CD6709">
            <w:pPr>
              <w:rPr>
                <w:rFonts w:ascii="Arial" w:eastAsia="Times New Roman" w:hAnsi="Arial" w:cs="Arial"/>
                <w:szCs w:val="20"/>
                <w:lang w:eastAsia="nl-NL"/>
              </w:rPr>
            </w:pPr>
          </w:p>
        </w:tc>
        <w:tc>
          <w:tcPr>
            <w:tcW w:w="3544" w:type="dxa"/>
            <w:tcBorders>
              <w:top w:val="nil"/>
              <w:left w:val="nil"/>
              <w:bottom w:val="nil"/>
              <w:right w:val="nil"/>
            </w:tcBorders>
            <w:shd w:val="clear" w:color="auto" w:fill="182866"/>
            <w:tcMar>
              <w:left w:w="0" w:type="dxa"/>
              <w:right w:w="0" w:type="dxa"/>
            </w:tcMar>
            <w:vAlign w:val="center"/>
          </w:tcPr>
          <w:p w14:paraId="177F8B43" w14:textId="7A9C6D00" w:rsidR="007C0E9B" w:rsidRPr="00462DB7" w:rsidRDefault="007C0E9B" w:rsidP="007C0E9B">
            <w:pPr>
              <w:rPr>
                <w:rFonts w:ascii="Arial" w:eastAsia="Times New Roman" w:hAnsi="Arial" w:cs="Arial"/>
                <w:b/>
                <w:bCs/>
                <w:color w:val="FFFFFF" w:themeColor="background1"/>
                <w:kern w:val="32"/>
                <w:sz w:val="24"/>
                <w:szCs w:val="24"/>
                <w:lang w:eastAsia="nl-NL"/>
              </w:rPr>
            </w:pPr>
            <w:r w:rsidRPr="00462DB7">
              <w:rPr>
                <w:rFonts w:ascii="Arial" w:eastAsia="Times New Roman" w:hAnsi="Arial" w:cs="Arial"/>
                <w:b/>
                <w:bCs/>
                <w:color w:val="FFFFFF" w:themeColor="background1"/>
                <w:kern w:val="32"/>
                <w:sz w:val="24"/>
                <w:szCs w:val="24"/>
                <w:lang w:eastAsia="nl-NL"/>
              </w:rPr>
              <w:t xml:space="preserve"> Student : Maarten van Riel</w:t>
            </w:r>
          </w:p>
          <w:p w14:paraId="130E3F4B" w14:textId="3A970CE7" w:rsidR="007C0E9B" w:rsidRPr="00462DB7" w:rsidRDefault="007C0E9B" w:rsidP="007C0E9B">
            <w:pPr>
              <w:rPr>
                <w:rFonts w:ascii="Arial" w:eastAsia="Times New Roman" w:hAnsi="Arial" w:cs="Arial"/>
                <w:b/>
                <w:bCs/>
                <w:color w:val="FFFFFF" w:themeColor="background1"/>
                <w:kern w:val="32"/>
                <w:sz w:val="24"/>
                <w:szCs w:val="24"/>
                <w:lang w:eastAsia="nl-NL"/>
              </w:rPr>
            </w:pPr>
            <w:r w:rsidRPr="00462DB7">
              <w:rPr>
                <w:rFonts w:ascii="Arial" w:eastAsia="Times New Roman" w:hAnsi="Arial" w:cs="Arial"/>
                <w:b/>
                <w:bCs/>
                <w:color w:val="FFFFFF" w:themeColor="background1"/>
                <w:kern w:val="32"/>
                <w:sz w:val="24"/>
                <w:szCs w:val="24"/>
                <w:lang w:eastAsia="nl-NL"/>
              </w:rPr>
              <w:t xml:space="preserve"> Versie    : 0.1</w:t>
            </w:r>
          </w:p>
          <w:p w14:paraId="249ECB55" w14:textId="687531EC" w:rsidR="007C0E9B" w:rsidRPr="00462DB7" w:rsidRDefault="007C0E9B" w:rsidP="007C0E9B">
            <w:pPr>
              <w:rPr>
                <w:rFonts w:ascii="Arial" w:eastAsia="Times New Roman" w:hAnsi="Arial" w:cs="Arial"/>
                <w:b/>
                <w:bCs/>
                <w:color w:val="FFFFFF" w:themeColor="background1"/>
                <w:kern w:val="32"/>
                <w:sz w:val="24"/>
                <w:szCs w:val="24"/>
                <w:lang w:eastAsia="nl-NL"/>
              </w:rPr>
            </w:pPr>
            <w:r w:rsidRPr="00462DB7">
              <w:rPr>
                <w:rFonts w:ascii="Arial" w:eastAsia="Times New Roman" w:hAnsi="Arial" w:cs="Arial"/>
                <w:b/>
                <w:bCs/>
                <w:color w:val="FFFFFF" w:themeColor="background1"/>
                <w:kern w:val="32"/>
                <w:sz w:val="24"/>
                <w:szCs w:val="24"/>
                <w:lang w:eastAsia="nl-NL"/>
              </w:rPr>
              <w:t xml:space="preserve"> Datum   : 30 januari 2025</w:t>
            </w:r>
          </w:p>
          <w:p w14:paraId="3578C693" w14:textId="7DF45541" w:rsidR="00221CCA" w:rsidRPr="00462DB7" w:rsidRDefault="00221CCA" w:rsidP="00CD6709">
            <w:pPr>
              <w:spacing w:before="9" w:after="9" w:line="260" w:lineRule="atLeast"/>
              <w:ind w:left="493" w:right="493"/>
              <w:jc w:val="center"/>
              <w:rPr>
                <w:rFonts w:ascii="Arial" w:eastAsia="Times New Roman" w:hAnsi="Arial" w:cs="Arial"/>
                <w:b/>
                <w:color w:val="FFFFFF" w:themeColor="background1"/>
                <w:spacing w:val="22"/>
                <w:sz w:val="24"/>
                <w:szCs w:val="24"/>
                <w:lang w:eastAsia="nl-NL"/>
              </w:rPr>
            </w:pPr>
          </w:p>
        </w:tc>
        <w:tc>
          <w:tcPr>
            <w:tcW w:w="284" w:type="dxa"/>
            <w:tcBorders>
              <w:top w:val="nil"/>
              <w:left w:val="nil"/>
              <w:bottom w:val="nil"/>
              <w:right w:val="nil"/>
            </w:tcBorders>
          </w:tcPr>
          <w:p w14:paraId="7566B8D6" w14:textId="77777777" w:rsidR="00CD6709" w:rsidRPr="00462DB7" w:rsidRDefault="00CD6709" w:rsidP="00CD6709">
            <w:pPr>
              <w:jc w:val="center"/>
              <w:rPr>
                <w:rFonts w:ascii="Arial" w:eastAsia="Times New Roman" w:hAnsi="Arial" w:cs="Arial"/>
                <w:b/>
                <w:color w:val="FFFFFF"/>
                <w:szCs w:val="20"/>
                <w:lang w:eastAsia="nl-NL"/>
              </w:rPr>
            </w:pPr>
          </w:p>
        </w:tc>
      </w:tr>
    </w:tbl>
    <w:p w14:paraId="73925D51" w14:textId="77777777" w:rsidR="00CD6709" w:rsidRPr="00462DB7" w:rsidRDefault="00CD6709" w:rsidP="00CD6709">
      <w:pPr>
        <w:rPr>
          <w:rFonts w:ascii="Arial" w:eastAsia="Times New Roman" w:hAnsi="Arial" w:cs="Arial"/>
          <w:szCs w:val="20"/>
          <w:lang w:eastAsia="nl-NL"/>
        </w:rPr>
      </w:pPr>
      <w:r w:rsidRPr="00462DB7">
        <w:rPr>
          <w:rFonts w:ascii="Arial" w:eastAsia="Times New Roman" w:hAnsi="Arial" w:cs="Arial"/>
          <w:noProof/>
          <w:szCs w:val="20"/>
          <w:lang w:eastAsia="nl-NL"/>
        </w:rPr>
        <w:drawing>
          <wp:anchor distT="0" distB="0" distL="114300" distR="114300" simplePos="0" relativeHeight="251661312" behindDoc="0" locked="1" layoutInCell="1" allowOverlap="1" wp14:anchorId="0E426EB9" wp14:editId="259E666E">
            <wp:simplePos x="0" y="0"/>
            <wp:positionH relativeFrom="column">
              <wp:posOffset>-906780</wp:posOffset>
            </wp:positionH>
            <wp:positionV relativeFrom="page">
              <wp:posOffset>9758680</wp:posOffset>
            </wp:positionV>
            <wp:extent cx="7560310" cy="927735"/>
            <wp:effectExtent l="0" t="0" r="2540" b="5715"/>
            <wp:wrapNone/>
            <wp:docPr id="2" name="Afbeelding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EB0E" w14:textId="77777777" w:rsidR="00CD6709" w:rsidRPr="00462DB7" w:rsidRDefault="00CD6709" w:rsidP="00CD6709">
      <w:pPr>
        <w:framePr w:hSpace="141" w:wrap="around" w:vAnchor="page" w:hAnchor="margin" w:xAlign="center" w:y="4321"/>
        <w:spacing w:before="9" w:after="9" w:line="260" w:lineRule="atLeast"/>
        <w:ind w:left="493" w:right="493"/>
        <w:rPr>
          <w:rFonts w:ascii="Arial" w:eastAsia="Times New Roman" w:hAnsi="Arial" w:cs="Arial"/>
          <w:b/>
          <w:color w:val="FFFFFF" w:themeColor="background1"/>
          <w:spacing w:val="22"/>
          <w:sz w:val="28"/>
          <w:szCs w:val="28"/>
          <w:lang w:eastAsia="nl-NL"/>
        </w:rPr>
      </w:pPr>
      <w:r w:rsidRPr="00462DB7">
        <w:rPr>
          <w:rFonts w:ascii="Arial" w:eastAsia="Times New Roman" w:hAnsi="Arial" w:cs="Arial"/>
          <w:b/>
          <w:noProof/>
          <w:color w:val="FFFFFF" w:themeColor="background1"/>
          <w:spacing w:val="22"/>
          <w:sz w:val="28"/>
          <w:szCs w:val="28"/>
          <w:lang w:eastAsia="nl-NL"/>
        </w:rPr>
        <w:drawing>
          <wp:anchor distT="0" distB="0" distL="114300" distR="114300" simplePos="0" relativeHeight="251660288" behindDoc="0" locked="1" layoutInCell="1" allowOverlap="1" wp14:anchorId="48CC5EC8" wp14:editId="635CE9CF">
            <wp:simplePos x="0" y="0"/>
            <wp:positionH relativeFrom="column">
              <wp:posOffset>-897255</wp:posOffset>
            </wp:positionH>
            <wp:positionV relativeFrom="page">
              <wp:posOffset>9777730</wp:posOffset>
            </wp:positionV>
            <wp:extent cx="7560310" cy="927735"/>
            <wp:effectExtent l="0" t="0" r="2540" b="5715"/>
            <wp:wrapNone/>
            <wp:docPr id="1" name="Afbeelding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5C6A" w14:textId="77777777" w:rsidR="00CD6709" w:rsidRPr="00462DB7" w:rsidRDefault="00CD6709" w:rsidP="00CD6709">
      <w:pPr>
        <w:rPr>
          <w:rFonts w:ascii="Arial" w:eastAsia="Times New Roman" w:hAnsi="Arial" w:cs="Arial"/>
          <w:szCs w:val="20"/>
          <w:lang w:eastAsia="nl-NL"/>
        </w:rPr>
      </w:pPr>
    </w:p>
    <w:p w14:paraId="1D7630AB" w14:textId="77777777" w:rsidR="00CD6709" w:rsidRPr="00462DB7" w:rsidRDefault="00CD6709" w:rsidP="00CD6709">
      <w:pPr>
        <w:rPr>
          <w:rFonts w:ascii="Arial" w:eastAsia="Times New Roman" w:hAnsi="Arial" w:cs="Arial"/>
          <w:szCs w:val="20"/>
          <w:lang w:eastAsia="nl-NL"/>
        </w:rPr>
      </w:pPr>
    </w:p>
    <w:bookmarkEnd w:id="0"/>
    <w:p w14:paraId="5A35C1A6" w14:textId="77777777" w:rsidR="00CD6709" w:rsidRPr="00462DB7" w:rsidRDefault="00CD6709" w:rsidP="00CD6709">
      <w:pPr>
        <w:ind w:left="4956" w:firstLine="708"/>
        <w:rPr>
          <w:rFonts w:ascii="Arial" w:eastAsia="Times New Roman" w:hAnsi="Arial" w:cs="Arial"/>
          <w:szCs w:val="20"/>
          <w:lang w:eastAsia="nl-NL"/>
        </w:rPr>
      </w:pPr>
    </w:p>
    <w:p w14:paraId="5B52D99D" w14:textId="77777777" w:rsidR="00CD6709" w:rsidRPr="00462DB7" w:rsidRDefault="00CD6709" w:rsidP="00CD6709">
      <w:pPr>
        <w:rPr>
          <w:rFonts w:ascii="Arial" w:eastAsia="Times New Roman" w:hAnsi="Arial" w:cs="Arial"/>
          <w:szCs w:val="20"/>
          <w:lang w:eastAsia="nl-NL"/>
        </w:rPr>
      </w:pPr>
    </w:p>
    <w:p w14:paraId="147353D9" w14:textId="77777777" w:rsidR="00CD6709" w:rsidRPr="00462DB7" w:rsidRDefault="00CD6709" w:rsidP="00CD6709">
      <w:pPr>
        <w:rPr>
          <w:rFonts w:ascii="Arial" w:eastAsia="Times New Roman" w:hAnsi="Arial" w:cs="Arial"/>
          <w:b/>
          <w:bCs/>
          <w:color w:val="004682"/>
          <w:kern w:val="32"/>
          <w:sz w:val="24"/>
          <w:szCs w:val="24"/>
          <w:lang w:eastAsia="nl-NL"/>
        </w:rPr>
      </w:pPr>
      <w:bookmarkStart w:id="1" w:name="_Toc335654637"/>
      <w:bookmarkStart w:id="2" w:name="_Toc352164136"/>
    </w:p>
    <w:bookmarkEnd w:id="1"/>
    <w:bookmarkEnd w:id="2"/>
    <w:p w14:paraId="27647051" w14:textId="77777777" w:rsidR="00CD6709" w:rsidRPr="00462DB7" w:rsidRDefault="00CD6709" w:rsidP="00CD6709">
      <w:pPr>
        <w:rPr>
          <w:rFonts w:ascii="Arial" w:eastAsia="Times New Roman" w:hAnsi="Arial" w:cs="Arial"/>
          <w:color w:val="182866"/>
          <w:szCs w:val="20"/>
          <w:lang w:eastAsia="nl-NL"/>
        </w:rPr>
      </w:pPr>
    </w:p>
    <w:p w14:paraId="5335AE03" w14:textId="77777777" w:rsidR="002D124D" w:rsidRPr="00462DB7" w:rsidRDefault="002D124D" w:rsidP="00CD6709">
      <w:pPr>
        <w:rPr>
          <w:rFonts w:ascii="Arial" w:eastAsia="Times New Roman" w:hAnsi="Arial" w:cs="Arial"/>
          <w:color w:val="182866"/>
          <w:szCs w:val="20"/>
          <w:lang w:eastAsia="nl-NL"/>
        </w:rPr>
      </w:pPr>
    </w:p>
    <w:p w14:paraId="4D619A15" w14:textId="77777777" w:rsidR="002D124D" w:rsidRPr="00462DB7" w:rsidRDefault="002D124D" w:rsidP="00CD6709">
      <w:pPr>
        <w:rPr>
          <w:rFonts w:ascii="Arial" w:eastAsia="Times New Roman" w:hAnsi="Arial" w:cs="Arial"/>
          <w:color w:val="182866"/>
          <w:szCs w:val="20"/>
          <w:lang w:eastAsia="nl-NL"/>
        </w:rPr>
      </w:pPr>
    </w:p>
    <w:p w14:paraId="3460EE2C" w14:textId="77777777" w:rsidR="002D124D" w:rsidRPr="00462DB7" w:rsidRDefault="002D124D" w:rsidP="00CD6709">
      <w:pPr>
        <w:rPr>
          <w:rFonts w:ascii="Arial" w:eastAsia="Times New Roman" w:hAnsi="Arial" w:cs="Arial"/>
          <w:color w:val="182866"/>
          <w:szCs w:val="20"/>
          <w:lang w:eastAsia="nl-NL"/>
        </w:rPr>
      </w:pPr>
    </w:p>
    <w:p w14:paraId="059DDFF6" w14:textId="77777777" w:rsidR="002D124D" w:rsidRPr="00462DB7" w:rsidRDefault="002D124D" w:rsidP="00CD6709">
      <w:pPr>
        <w:rPr>
          <w:rFonts w:ascii="Arial" w:eastAsia="Times New Roman" w:hAnsi="Arial" w:cs="Arial"/>
          <w:color w:val="182866"/>
          <w:szCs w:val="20"/>
          <w:lang w:eastAsia="nl-NL"/>
        </w:rPr>
      </w:pPr>
    </w:p>
    <w:p w14:paraId="14A588E8" w14:textId="77777777" w:rsidR="002D124D" w:rsidRPr="00462DB7" w:rsidRDefault="002D124D" w:rsidP="00CD6709">
      <w:pPr>
        <w:rPr>
          <w:rFonts w:ascii="Arial" w:eastAsia="Times New Roman" w:hAnsi="Arial" w:cs="Arial"/>
          <w:color w:val="182866"/>
          <w:szCs w:val="20"/>
          <w:lang w:eastAsia="nl-NL"/>
        </w:rPr>
      </w:pPr>
    </w:p>
    <w:p w14:paraId="2D81EA06" w14:textId="77777777" w:rsidR="002D124D" w:rsidRPr="00462DB7" w:rsidRDefault="002D124D" w:rsidP="00CD6709">
      <w:pPr>
        <w:rPr>
          <w:rFonts w:ascii="Arial" w:eastAsia="Times New Roman" w:hAnsi="Arial" w:cs="Arial"/>
          <w:color w:val="182866"/>
          <w:szCs w:val="20"/>
          <w:lang w:eastAsia="nl-NL"/>
        </w:rPr>
      </w:pPr>
    </w:p>
    <w:p w14:paraId="6BFBB56E" w14:textId="77777777" w:rsidR="002D124D" w:rsidRPr="00462DB7" w:rsidRDefault="002D124D" w:rsidP="00CD6709">
      <w:pPr>
        <w:rPr>
          <w:rFonts w:ascii="Arial" w:eastAsia="Times New Roman" w:hAnsi="Arial" w:cs="Arial"/>
          <w:color w:val="182866"/>
          <w:szCs w:val="20"/>
          <w:lang w:eastAsia="nl-NL"/>
        </w:rPr>
      </w:pPr>
    </w:p>
    <w:p w14:paraId="520D35B8" w14:textId="77777777" w:rsidR="00CD6709" w:rsidRPr="00462DB7" w:rsidRDefault="00CD6709" w:rsidP="00CD6709">
      <w:pPr>
        <w:rPr>
          <w:rFonts w:ascii="Arial" w:eastAsia="Times New Roman" w:hAnsi="Arial" w:cs="Arial"/>
          <w:iCs/>
          <w:color w:val="182866"/>
          <w:szCs w:val="20"/>
          <w:lang w:eastAsia="nl-NL"/>
        </w:rPr>
      </w:pPr>
    </w:p>
    <w:p w14:paraId="5FD2B77F" w14:textId="77777777" w:rsidR="00CD6709" w:rsidRPr="00462DB7" w:rsidRDefault="00CD6709" w:rsidP="00CD6709">
      <w:pPr>
        <w:rPr>
          <w:rFonts w:ascii="Arial" w:eastAsia="Times New Roman" w:hAnsi="Arial" w:cs="Arial"/>
          <w:iCs/>
          <w:color w:val="182866"/>
          <w:szCs w:val="20"/>
          <w:lang w:eastAsia="nl-NL"/>
        </w:rPr>
      </w:pPr>
      <w:bookmarkStart w:id="3" w:name="_Toc335654638"/>
      <w:bookmarkStart w:id="4" w:name="_Toc352164137"/>
      <w:r w:rsidRPr="00462DB7">
        <w:rPr>
          <w:rFonts w:ascii="Arial" w:eastAsia="Times New Roman" w:hAnsi="Arial" w:cs="Arial"/>
          <w:iCs/>
          <w:color w:val="182866"/>
          <w:szCs w:val="20"/>
          <w:lang w:eastAsia="nl-NL"/>
        </w:rPr>
        <w:t>Eenheid Zeeland – West Brabant</w:t>
      </w:r>
    </w:p>
    <w:p w14:paraId="31D6734E"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Dienst Regionale Recherche</w:t>
      </w:r>
    </w:p>
    <w:p w14:paraId="0B124DF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 xml:space="preserve">Afdeling Specialistische </w:t>
      </w:r>
      <w:bookmarkEnd w:id="3"/>
      <w:bookmarkEnd w:id="4"/>
      <w:r w:rsidRPr="00462DB7">
        <w:rPr>
          <w:rFonts w:ascii="Arial" w:eastAsia="Times New Roman" w:hAnsi="Arial" w:cs="Arial"/>
          <w:iCs/>
          <w:color w:val="182866"/>
          <w:szCs w:val="20"/>
          <w:lang w:eastAsia="nl-NL"/>
        </w:rPr>
        <w:t>Ondersteuning</w:t>
      </w:r>
    </w:p>
    <w:p w14:paraId="58456294"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Team Forensische Opsporing</w:t>
      </w:r>
    </w:p>
    <w:p w14:paraId="78E3B8E7" w14:textId="77777777" w:rsidR="00CD6709" w:rsidRPr="00462DB7" w:rsidRDefault="00CD6709" w:rsidP="00CD6709">
      <w:pPr>
        <w:rPr>
          <w:rFonts w:ascii="Arial" w:eastAsia="Times New Roman" w:hAnsi="Arial" w:cs="Arial"/>
          <w:iCs/>
          <w:color w:val="182866"/>
          <w:szCs w:val="20"/>
          <w:lang w:eastAsia="nl-NL"/>
        </w:rPr>
      </w:pPr>
    </w:p>
    <w:p w14:paraId="533980C2"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Postbus 8050</w:t>
      </w:r>
    </w:p>
    <w:p w14:paraId="600D82A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5004 GB Tilburg</w:t>
      </w:r>
    </w:p>
    <w:p w14:paraId="0159CA90"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Tel. +31 88 9635060</w:t>
      </w:r>
    </w:p>
    <w:p w14:paraId="4803704A" w14:textId="77777777" w:rsidR="00021FE7" w:rsidRPr="00462DB7" w:rsidRDefault="00021FE7">
      <w:pPr>
        <w:spacing w:after="160" w:line="259" w:lineRule="auto"/>
        <w:jc w:val="left"/>
        <w:rPr>
          <w:rFonts w:ascii="Arial" w:hAnsi="Arial" w:cs="Arial"/>
          <w:lang w:eastAsia="nl-NL"/>
        </w:rPr>
      </w:pPr>
    </w:p>
    <w:p w14:paraId="256A848B" w14:textId="77777777" w:rsidR="00021FE7" w:rsidRPr="00462DB7" w:rsidRDefault="00021FE7">
      <w:pPr>
        <w:spacing w:after="160" w:line="259" w:lineRule="auto"/>
        <w:jc w:val="left"/>
        <w:rPr>
          <w:rFonts w:ascii="Arial" w:hAnsi="Arial" w:cs="Arial"/>
          <w:lang w:eastAsia="nl-NL"/>
        </w:rPr>
      </w:pPr>
    </w:p>
    <w:p w14:paraId="74AA4125" w14:textId="77777777" w:rsidR="00021FE7" w:rsidRPr="00462DB7" w:rsidRDefault="00021FE7">
      <w:pPr>
        <w:spacing w:after="160" w:line="259" w:lineRule="auto"/>
        <w:jc w:val="left"/>
        <w:rPr>
          <w:rFonts w:ascii="Arial" w:hAnsi="Arial" w:cs="Arial"/>
          <w:lang w:eastAsia="nl-NL"/>
        </w:rPr>
      </w:pPr>
    </w:p>
    <w:p w14:paraId="43159F72" w14:textId="16C5E357" w:rsidR="00BA7F26" w:rsidRPr="00462DB7" w:rsidRDefault="00BA7F26" w:rsidP="00B26BB8">
      <w:pPr>
        <w:pStyle w:val="Kop2"/>
        <w:numPr>
          <w:ilvl w:val="0"/>
          <w:numId w:val="0"/>
        </w:numPr>
        <w:ind w:left="576" w:hanging="576"/>
        <w:rPr>
          <w:rFonts w:ascii="Arial" w:hAnsi="Arial" w:cs="Arial"/>
        </w:rPr>
      </w:pPr>
      <w:bookmarkStart w:id="5" w:name="_Toc190095001"/>
      <w:r w:rsidRPr="00462DB7">
        <w:rPr>
          <w:rFonts w:ascii="Arial" w:hAnsi="Arial" w:cs="Arial"/>
        </w:rPr>
        <w:lastRenderedPageBreak/>
        <w:t>Algemeen</w:t>
      </w:r>
      <w:bookmarkEnd w:id="5"/>
    </w:p>
    <w:p w14:paraId="4151C28B" w14:textId="70324CF3" w:rsidR="00B26BB8" w:rsidRPr="00462DB7" w:rsidRDefault="00B26BB8" w:rsidP="00A273BD">
      <w:pPr>
        <w:pStyle w:val="Kop2"/>
        <w:numPr>
          <w:ilvl w:val="0"/>
          <w:numId w:val="0"/>
        </w:numPr>
        <w:ind w:left="576" w:hanging="576"/>
        <w:rPr>
          <w:rFonts w:ascii="Arial" w:hAnsi="Arial" w:cs="Arial"/>
        </w:rPr>
      </w:pPr>
      <w:bookmarkStart w:id="6" w:name="_Toc190095002"/>
      <w:r w:rsidRPr="00462DB7">
        <w:rPr>
          <w:rFonts w:ascii="Arial" w:hAnsi="Arial" w:cs="Arial"/>
        </w:rPr>
        <w:t>Opdrachtgever en betrokkenen</w:t>
      </w:r>
      <w:bookmarkEnd w:id="6"/>
    </w:p>
    <w:p w14:paraId="78A11FF1" w14:textId="77777777" w:rsidR="00B26BB8" w:rsidRPr="00462DB7" w:rsidRDefault="00B26BB8" w:rsidP="00B26BB8">
      <w:pPr>
        <w:rPr>
          <w:rFonts w:ascii="Arial" w:hAnsi="Arial" w:cs="Arial"/>
        </w:rPr>
      </w:pPr>
      <w:r w:rsidRPr="00462DB7">
        <w:rPr>
          <w:rFonts w:ascii="Arial" w:hAnsi="Arial" w:cs="Arial"/>
        </w:rPr>
        <w:t>Opdrachtgever</w:t>
      </w:r>
      <w:r w:rsidRPr="00462DB7">
        <w:rPr>
          <w:rFonts w:ascii="Arial" w:hAnsi="Arial" w:cs="Arial"/>
        </w:rPr>
        <w:tab/>
      </w:r>
      <w:r w:rsidRPr="00462DB7">
        <w:rPr>
          <w:rFonts w:ascii="Arial" w:hAnsi="Arial" w:cs="Arial"/>
        </w:rPr>
        <w:tab/>
        <w:t>: Nationale Politie</w:t>
      </w:r>
    </w:p>
    <w:p w14:paraId="26CB7B0A" w14:textId="77777777" w:rsidR="00A273BD" w:rsidRPr="00462DB7" w:rsidRDefault="00A273BD" w:rsidP="00B26BB8">
      <w:pPr>
        <w:rPr>
          <w:rFonts w:ascii="Arial" w:hAnsi="Arial" w:cs="Arial"/>
        </w:rPr>
      </w:pPr>
      <w:r w:rsidRPr="00462DB7">
        <w:rPr>
          <w:rFonts w:ascii="Arial" w:hAnsi="Arial" w:cs="Arial"/>
        </w:rPr>
        <w:t>Contactpersoon</w:t>
      </w:r>
      <w:r w:rsidRPr="00462DB7">
        <w:rPr>
          <w:rFonts w:ascii="Arial" w:hAnsi="Arial" w:cs="Arial"/>
        </w:rPr>
        <w:tab/>
      </w:r>
      <w:r w:rsidRPr="00462DB7">
        <w:rPr>
          <w:rFonts w:ascii="Arial" w:hAnsi="Arial" w:cs="Arial"/>
        </w:rPr>
        <w:tab/>
        <w:t>: Mark Bos, (</w:t>
      </w:r>
      <w:hyperlink r:id="rId9" w:history="1">
        <w:r w:rsidRPr="00462DB7">
          <w:rPr>
            <w:rStyle w:val="Hyperlink"/>
            <w:rFonts w:ascii="Arial" w:hAnsi="Arial" w:cs="Arial"/>
          </w:rPr>
          <w:t>Mark.Bos@politie.nl</w:t>
        </w:r>
      </w:hyperlink>
      <w:r w:rsidRPr="00462DB7">
        <w:rPr>
          <w:rFonts w:ascii="Arial" w:hAnsi="Arial" w:cs="Arial"/>
        </w:rPr>
        <w:t>)</w:t>
      </w:r>
      <w:r w:rsidRPr="00462DB7">
        <w:rPr>
          <w:rFonts w:ascii="Arial" w:hAnsi="Arial" w:cs="Arial"/>
        </w:rPr>
        <w:tab/>
      </w:r>
    </w:p>
    <w:p w14:paraId="58534B66" w14:textId="2180D9DC" w:rsidR="00B26BB8" w:rsidRPr="00462DB7" w:rsidRDefault="00B26BB8" w:rsidP="00B26BB8">
      <w:pPr>
        <w:rPr>
          <w:rFonts w:ascii="Arial" w:hAnsi="Arial" w:cs="Arial"/>
        </w:rPr>
      </w:pPr>
      <w:r w:rsidRPr="00462DB7">
        <w:rPr>
          <w:rFonts w:ascii="Arial" w:hAnsi="Arial" w:cs="Arial"/>
        </w:rPr>
        <w:t>Bezoekadres</w:t>
      </w:r>
      <w:r w:rsidRPr="00462DB7">
        <w:rPr>
          <w:rFonts w:ascii="Arial" w:hAnsi="Arial" w:cs="Arial"/>
        </w:rPr>
        <w:tab/>
      </w:r>
      <w:r w:rsidRPr="00462DB7">
        <w:rPr>
          <w:rFonts w:ascii="Arial" w:hAnsi="Arial" w:cs="Arial"/>
        </w:rPr>
        <w:tab/>
        <w:t xml:space="preserve">: </w:t>
      </w:r>
      <w:del w:id="7" w:author="klp34552" w:date="2025-02-18T08:42:00Z">
        <w:r w:rsidRPr="00462DB7" w:rsidDel="00B96E4A">
          <w:rPr>
            <w:rFonts w:ascii="Arial" w:hAnsi="Arial" w:cs="Arial"/>
          </w:rPr>
          <w:delText>Nieuwe Uitleg 1</w:delText>
        </w:r>
      </w:del>
      <w:ins w:id="8" w:author="klp34552" w:date="2025-02-18T08:42:00Z">
        <w:r w:rsidR="00B96E4A">
          <w:rPr>
            <w:rFonts w:ascii="Arial" w:hAnsi="Arial" w:cs="Arial"/>
          </w:rPr>
          <w:t>Hoofdstraat 54</w:t>
        </w:r>
      </w:ins>
    </w:p>
    <w:p w14:paraId="0E8062CC" w14:textId="65601D7D" w:rsidR="00B26BB8" w:rsidRPr="00462DB7" w:rsidRDefault="00B26BB8" w:rsidP="00B26BB8">
      <w:pPr>
        <w:rPr>
          <w:rFonts w:ascii="Arial" w:hAnsi="Arial" w:cs="Arial"/>
        </w:rPr>
      </w:pPr>
      <w:r w:rsidRPr="00462DB7">
        <w:rPr>
          <w:rFonts w:ascii="Arial" w:hAnsi="Arial" w:cs="Arial"/>
        </w:rPr>
        <w:t>Postcode / Plaats</w:t>
      </w:r>
      <w:r w:rsidRPr="00462DB7">
        <w:rPr>
          <w:rFonts w:ascii="Arial" w:hAnsi="Arial" w:cs="Arial"/>
        </w:rPr>
        <w:tab/>
        <w:t xml:space="preserve">: </w:t>
      </w:r>
      <w:del w:id="9" w:author="klp34552" w:date="2025-02-18T08:42:00Z">
        <w:r w:rsidRPr="00462DB7" w:rsidDel="00B96E4A">
          <w:rPr>
            <w:rFonts w:ascii="Arial" w:hAnsi="Arial" w:cs="Arial"/>
          </w:rPr>
          <w:delText>2514 AR Den Haag</w:delText>
        </w:r>
      </w:del>
      <w:ins w:id="10" w:author="klp34552" w:date="2025-02-18T08:42:00Z">
        <w:r w:rsidR="00B96E4A" w:rsidRPr="00B96E4A">
          <w:rPr>
            <w:rFonts w:ascii="Arial" w:hAnsi="Arial" w:cs="Arial"/>
          </w:rPr>
          <w:t>3972 LB Driebergen-Rijsenburg</w:t>
        </w:r>
      </w:ins>
    </w:p>
    <w:p w14:paraId="6E5ADE4F" w14:textId="0DBDD3AB" w:rsidR="00B26BB8" w:rsidRPr="00462DB7" w:rsidRDefault="00B26BB8" w:rsidP="00B26BB8">
      <w:pPr>
        <w:rPr>
          <w:rFonts w:ascii="Arial" w:hAnsi="Arial" w:cs="Arial"/>
        </w:rPr>
      </w:pPr>
      <w:r w:rsidRPr="00462DB7">
        <w:rPr>
          <w:rFonts w:ascii="Arial" w:hAnsi="Arial" w:cs="Arial"/>
        </w:rPr>
        <w:t>Telefoon</w:t>
      </w:r>
      <w:r w:rsidRPr="00462DB7">
        <w:rPr>
          <w:rFonts w:ascii="Arial" w:hAnsi="Arial" w:cs="Arial"/>
        </w:rPr>
        <w:tab/>
      </w:r>
      <w:r w:rsidRPr="00462DB7">
        <w:rPr>
          <w:rFonts w:ascii="Arial" w:hAnsi="Arial" w:cs="Arial"/>
        </w:rPr>
        <w:tab/>
        <w:t xml:space="preserve">: </w:t>
      </w:r>
      <w:del w:id="11" w:author="klp34552" w:date="2025-02-18T08:42:00Z">
        <w:r w:rsidRPr="00462DB7" w:rsidDel="00B96E4A">
          <w:rPr>
            <w:rFonts w:ascii="Arial" w:hAnsi="Arial" w:cs="Arial"/>
          </w:rPr>
          <w:delText>0343 578844</w:delText>
        </w:r>
      </w:del>
      <w:ins w:id="12" w:author="klp34552" w:date="2025-02-18T08:42:00Z">
        <w:r w:rsidR="00B96E4A">
          <w:rPr>
            <w:rFonts w:ascii="Arial" w:hAnsi="Arial" w:cs="Arial"/>
          </w:rPr>
          <w:t>06</w:t>
        </w:r>
      </w:ins>
      <w:ins w:id="13" w:author="klp34552" w:date="2025-02-18T08:43:00Z">
        <w:r w:rsidR="00B96E4A">
          <w:rPr>
            <w:rFonts w:ascii="Arial" w:hAnsi="Arial" w:cs="Arial"/>
          </w:rPr>
          <w:t xml:space="preserve"> 18144638</w:t>
        </w:r>
      </w:ins>
    </w:p>
    <w:p w14:paraId="7E7CCF94" w14:textId="77777777" w:rsidR="00B26BB8" w:rsidRPr="00462DB7" w:rsidRDefault="00B26BB8" w:rsidP="00B26BB8">
      <w:pPr>
        <w:rPr>
          <w:rFonts w:ascii="Arial" w:hAnsi="Arial" w:cs="Arial"/>
        </w:rPr>
      </w:pPr>
    </w:p>
    <w:p w14:paraId="153455F5" w14:textId="77777777" w:rsidR="00B26BB8" w:rsidRPr="00462DB7" w:rsidRDefault="00B26BB8" w:rsidP="00B26BB8">
      <w:pPr>
        <w:rPr>
          <w:rFonts w:ascii="Arial" w:hAnsi="Arial" w:cs="Arial"/>
        </w:rPr>
      </w:pPr>
      <w:r w:rsidRPr="00462DB7">
        <w:rPr>
          <w:rFonts w:ascii="Arial" w:hAnsi="Arial" w:cs="Arial"/>
        </w:rPr>
        <w:t>Opdrachtnemer</w:t>
      </w:r>
      <w:r w:rsidRPr="00462DB7">
        <w:rPr>
          <w:rFonts w:ascii="Arial" w:hAnsi="Arial" w:cs="Arial"/>
        </w:rPr>
        <w:tab/>
      </w:r>
      <w:r w:rsidRPr="00462DB7">
        <w:rPr>
          <w:rFonts w:ascii="Arial" w:hAnsi="Arial" w:cs="Arial"/>
        </w:rPr>
        <w:tab/>
        <w:t>: Politie Zeeland West Brabant</w:t>
      </w:r>
    </w:p>
    <w:p w14:paraId="13DF69C6" w14:textId="77777777" w:rsidR="00A273BD" w:rsidRPr="00462DB7" w:rsidRDefault="00A273BD" w:rsidP="00B26BB8">
      <w:pPr>
        <w:rPr>
          <w:rFonts w:ascii="Arial" w:hAnsi="Arial" w:cs="Arial"/>
        </w:rPr>
      </w:pPr>
      <w:r w:rsidRPr="00462DB7">
        <w:rPr>
          <w:rFonts w:ascii="Arial" w:hAnsi="Arial" w:cs="Arial"/>
        </w:rPr>
        <w:t>Contactpersoon</w:t>
      </w:r>
      <w:r w:rsidRPr="00462DB7">
        <w:rPr>
          <w:rFonts w:ascii="Arial" w:hAnsi="Arial" w:cs="Arial"/>
        </w:rPr>
        <w:tab/>
      </w:r>
      <w:r w:rsidRPr="00462DB7">
        <w:rPr>
          <w:rFonts w:ascii="Arial" w:hAnsi="Arial" w:cs="Arial"/>
        </w:rPr>
        <w:tab/>
        <w:t>: Maarten van Riel (</w:t>
      </w:r>
      <w:hyperlink r:id="rId10" w:history="1">
        <w:r w:rsidRPr="00462DB7">
          <w:rPr>
            <w:rStyle w:val="Hyperlink"/>
            <w:rFonts w:ascii="Arial" w:hAnsi="Arial" w:cs="Arial"/>
          </w:rPr>
          <w:t>Maarten.van.Riel@politie.nl</w:t>
        </w:r>
      </w:hyperlink>
      <w:r w:rsidRPr="00462DB7">
        <w:rPr>
          <w:rFonts w:ascii="Arial" w:hAnsi="Arial" w:cs="Arial"/>
        </w:rPr>
        <w:t xml:space="preserve">) </w:t>
      </w:r>
    </w:p>
    <w:p w14:paraId="13D24EC8" w14:textId="212141A0" w:rsidR="00B26BB8" w:rsidRPr="00462DB7" w:rsidRDefault="00B26BB8" w:rsidP="00B26BB8">
      <w:pPr>
        <w:rPr>
          <w:rFonts w:ascii="Arial" w:hAnsi="Arial" w:cs="Arial"/>
        </w:rPr>
      </w:pPr>
      <w:r w:rsidRPr="00462DB7">
        <w:rPr>
          <w:rFonts w:ascii="Arial" w:hAnsi="Arial" w:cs="Arial"/>
        </w:rPr>
        <w:t>Bezoekadres</w:t>
      </w:r>
      <w:r w:rsidRPr="00462DB7">
        <w:rPr>
          <w:rFonts w:ascii="Arial" w:hAnsi="Arial" w:cs="Arial"/>
        </w:rPr>
        <w:tab/>
      </w:r>
      <w:r w:rsidRPr="00462DB7">
        <w:rPr>
          <w:rFonts w:ascii="Arial" w:hAnsi="Arial" w:cs="Arial"/>
        </w:rPr>
        <w:tab/>
        <w:t>: Ringbaan West 232</w:t>
      </w:r>
    </w:p>
    <w:p w14:paraId="0624F9AB" w14:textId="77777777" w:rsidR="00B26BB8" w:rsidRPr="00462DB7" w:rsidRDefault="00B26BB8" w:rsidP="00B26BB8">
      <w:pPr>
        <w:rPr>
          <w:rFonts w:ascii="Arial" w:hAnsi="Arial" w:cs="Arial"/>
        </w:rPr>
      </w:pPr>
      <w:r w:rsidRPr="00462DB7">
        <w:rPr>
          <w:rFonts w:ascii="Arial" w:hAnsi="Arial" w:cs="Arial"/>
        </w:rPr>
        <w:t>Postcode / Plaats</w:t>
      </w:r>
      <w:r w:rsidRPr="00462DB7">
        <w:rPr>
          <w:rFonts w:ascii="Arial" w:hAnsi="Arial" w:cs="Arial"/>
        </w:rPr>
        <w:tab/>
        <w:t>: 5038 KE Tilburg</w:t>
      </w:r>
    </w:p>
    <w:p w14:paraId="0FBF95ED" w14:textId="54BF0402" w:rsidR="00B26BB8" w:rsidRPr="00462DB7" w:rsidRDefault="00B26BB8" w:rsidP="00B26BB8">
      <w:pPr>
        <w:rPr>
          <w:rFonts w:ascii="Arial" w:hAnsi="Arial" w:cs="Arial"/>
        </w:rPr>
      </w:pPr>
      <w:r w:rsidRPr="00462DB7">
        <w:rPr>
          <w:rFonts w:ascii="Arial" w:hAnsi="Arial" w:cs="Arial"/>
        </w:rPr>
        <w:t>Telefoon</w:t>
      </w:r>
      <w:r w:rsidRPr="00462DB7">
        <w:rPr>
          <w:rFonts w:ascii="Arial" w:hAnsi="Arial" w:cs="Arial"/>
        </w:rPr>
        <w:tab/>
      </w:r>
      <w:r w:rsidRPr="00462DB7">
        <w:rPr>
          <w:rFonts w:ascii="Arial" w:hAnsi="Arial" w:cs="Arial"/>
        </w:rPr>
        <w:tab/>
        <w:t>: 088-9635060</w:t>
      </w:r>
    </w:p>
    <w:p w14:paraId="43E76F5A" w14:textId="77777777" w:rsidR="00B26BB8" w:rsidRPr="00462DB7" w:rsidRDefault="00B26BB8" w:rsidP="00B26BB8">
      <w:pPr>
        <w:rPr>
          <w:rFonts w:ascii="Arial" w:hAnsi="Arial" w:cs="Arial"/>
        </w:rPr>
      </w:pPr>
    </w:p>
    <w:p w14:paraId="20A7A9C3" w14:textId="77777777" w:rsidR="00B26BB8" w:rsidRPr="00462DB7" w:rsidRDefault="00B26BB8" w:rsidP="00B26BB8">
      <w:pPr>
        <w:rPr>
          <w:rFonts w:ascii="Arial" w:hAnsi="Arial" w:cs="Arial"/>
        </w:rPr>
      </w:pPr>
      <w:r w:rsidRPr="00462DB7">
        <w:rPr>
          <w:rFonts w:ascii="Arial" w:hAnsi="Arial" w:cs="Arial"/>
        </w:rPr>
        <w:t xml:space="preserve">Docentbegeleider </w:t>
      </w:r>
      <w:r w:rsidRPr="00462DB7">
        <w:rPr>
          <w:rFonts w:ascii="Arial" w:hAnsi="Arial" w:cs="Arial"/>
        </w:rPr>
        <w:tab/>
        <w:t xml:space="preserve">: Hogeschool Arnhem &amp; Nijmegen (HAN) </w:t>
      </w:r>
    </w:p>
    <w:p w14:paraId="5527BAB3" w14:textId="77777777" w:rsidR="00A273BD" w:rsidRPr="00462DB7" w:rsidRDefault="00A273BD" w:rsidP="00A273BD">
      <w:pPr>
        <w:rPr>
          <w:rFonts w:ascii="Arial" w:hAnsi="Arial" w:cs="Arial"/>
        </w:rPr>
      </w:pPr>
      <w:r w:rsidRPr="00462DB7">
        <w:rPr>
          <w:rFonts w:ascii="Arial" w:hAnsi="Arial" w:cs="Arial"/>
        </w:rPr>
        <w:t xml:space="preserve">Contact persoon </w:t>
      </w:r>
      <w:r w:rsidRPr="00462DB7">
        <w:rPr>
          <w:rFonts w:ascii="Arial" w:hAnsi="Arial" w:cs="Arial"/>
        </w:rPr>
        <w:tab/>
        <w:t>: Peter Bijl (</w:t>
      </w:r>
      <w:hyperlink r:id="rId11" w:history="1">
        <w:r w:rsidRPr="00462DB7">
          <w:rPr>
            <w:rStyle w:val="Hyperlink"/>
            <w:rFonts w:ascii="Arial" w:hAnsi="Arial" w:cs="Arial"/>
          </w:rPr>
          <w:t>Peter.Bijl@han.nl</w:t>
        </w:r>
      </w:hyperlink>
      <w:r w:rsidRPr="00462DB7">
        <w:rPr>
          <w:rFonts w:ascii="Arial" w:hAnsi="Arial" w:cs="Arial"/>
        </w:rPr>
        <w:t xml:space="preserve">)  </w:t>
      </w:r>
    </w:p>
    <w:p w14:paraId="5B285E0D" w14:textId="77777777" w:rsidR="00B26BB8" w:rsidRPr="00462DB7" w:rsidRDefault="00B26BB8" w:rsidP="00B26BB8">
      <w:pPr>
        <w:rPr>
          <w:rFonts w:ascii="Arial" w:hAnsi="Arial" w:cs="Arial"/>
        </w:rPr>
      </w:pPr>
      <w:r w:rsidRPr="00462DB7">
        <w:rPr>
          <w:rFonts w:ascii="Arial" w:hAnsi="Arial" w:cs="Arial"/>
        </w:rPr>
        <w:t xml:space="preserve">Bezoekadres </w:t>
      </w:r>
      <w:r w:rsidRPr="00462DB7">
        <w:rPr>
          <w:rFonts w:ascii="Arial" w:hAnsi="Arial" w:cs="Arial"/>
        </w:rPr>
        <w:tab/>
      </w:r>
      <w:r w:rsidRPr="00462DB7">
        <w:rPr>
          <w:rFonts w:ascii="Arial" w:hAnsi="Arial" w:cs="Arial"/>
        </w:rPr>
        <w:tab/>
        <w:t xml:space="preserve">: Ruitenberglaan 29 </w:t>
      </w:r>
    </w:p>
    <w:p w14:paraId="36AD0C1D" w14:textId="77777777" w:rsidR="00B26BB8" w:rsidRPr="00462DB7" w:rsidRDefault="00B26BB8" w:rsidP="00B26BB8">
      <w:pPr>
        <w:rPr>
          <w:rFonts w:ascii="Arial" w:hAnsi="Arial" w:cs="Arial"/>
        </w:rPr>
      </w:pPr>
      <w:r w:rsidRPr="00462DB7">
        <w:rPr>
          <w:rFonts w:ascii="Arial" w:hAnsi="Arial" w:cs="Arial"/>
        </w:rPr>
        <w:t>Postcode</w:t>
      </w:r>
      <w:r w:rsidRPr="00462DB7">
        <w:rPr>
          <w:rFonts w:ascii="Arial" w:hAnsi="Arial" w:cs="Arial"/>
        </w:rPr>
        <w:tab/>
      </w:r>
      <w:r w:rsidRPr="00462DB7">
        <w:rPr>
          <w:rFonts w:ascii="Arial" w:hAnsi="Arial" w:cs="Arial"/>
        </w:rPr>
        <w:tab/>
        <w:t xml:space="preserve">: 6826 CC, Arnhem (Engineering) </w:t>
      </w:r>
    </w:p>
    <w:p w14:paraId="27B683E3" w14:textId="77777777" w:rsidR="00B26BB8" w:rsidRPr="00462DB7" w:rsidRDefault="00B26BB8" w:rsidP="00B26BB8">
      <w:pPr>
        <w:rPr>
          <w:rFonts w:ascii="Arial" w:hAnsi="Arial" w:cs="Arial"/>
        </w:rPr>
      </w:pPr>
      <w:r w:rsidRPr="00462DB7">
        <w:rPr>
          <w:rFonts w:ascii="Arial" w:hAnsi="Arial" w:cs="Arial"/>
        </w:rPr>
        <w:t xml:space="preserve">Telefoon </w:t>
      </w:r>
      <w:r w:rsidRPr="00462DB7">
        <w:rPr>
          <w:rFonts w:ascii="Arial" w:hAnsi="Arial" w:cs="Arial"/>
        </w:rPr>
        <w:tab/>
      </w:r>
      <w:r w:rsidRPr="00462DB7">
        <w:rPr>
          <w:rFonts w:ascii="Arial" w:hAnsi="Arial" w:cs="Arial"/>
        </w:rPr>
        <w:tab/>
        <w:t>: 06 55208764</w:t>
      </w:r>
    </w:p>
    <w:p w14:paraId="53FE27C4" w14:textId="755AACC9" w:rsidR="009E4E45" w:rsidRPr="00462DB7" w:rsidRDefault="009E4E45" w:rsidP="002B09D3">
      <w:pPr>
        <w:pStyle w:val="Kop2"/>
        <w:numPr>
          <w:ilvl w:val="0"/>
          <w:numId w:val="0"/>
        </w:numPr>
        <w:ind w:left="576" w:hanging="576"/>
        <w:rPr>
          <w:rFonts w:ascii="Arial" w:hAnsi="Arial" w:cs="Arial"/>
          <w:bCs/>
          <w:color w:val="003461" w:themeColor="accent1" w:themeShade="BF"/>
          <w:szCs w:val="32"/>
        </w:rPr>
      </w:pPr>
      <w:bookmarkStart w:id="14" w:name="_Toc190095003"/>
      <w:r w:rsidRPr="00462DB7">
        <w:rPr>
          <w:rFonts w:ascii="Arial" w:hAnsi="Arial" w:cs="Arial"/>
          <w:bCs/>
          <w:color w:val="003461" w:themeColor="accent1" w:themeShade="BF"/>
          <w:szCs w:val="32"/>
        </w:rPr>
        <w:t>Mutatieoverzicht</w:t>
      </w:r>
      <w:bookmarkEnd w:id="14"/>
    </w:p>
    <w:p w14:paraId="531F5DB4" w14:textId="77777777" w:rsidR="002B09D3" w:rsidRPr="00462DB7" w:rsidRDefault="002B09D3" w:rsidP="002B09D3">
      <w:pPr>
        <w:rPr>
          <w:rFonts w:ascii="Arial" w:hAnsi="Arial" w:cs="Arial"/>
        </w:rPr>
      </w:pPr>
    </w:p>
    <w:tbl>
      <w:tblPr>
        <w:tblStyle w:val="Politie"/>
        <w:tblW w:w="9067" w:type="dxa"/>
        <w:tblLook w:val="04A0" w:firstRow="1" w:lastRow="0" w:firstColumn="1" w:lastColumn="0" w:noHBand="0" w:noVBand="1"/>
      </w:tblPr>
      <w:tblGrid>
        <w:gridCol w:w="1980"/>
        <w:gridCol w:w="850"/>
        <w:gridCol w:w="1560"/>
        <w:gridCol w:w="4677"/>
      </w:tblGrid>
      <w:tr w:rsidR="005C3F39" w:rsidRPr="00462DB7" w14:paraId="598802D0" w14:textId="0E6C698C" w:rsidTr="005C3F39">
        <w:trPr>
          <w:cnfStyle w:val="100000000000" w:firstRow="1" w:lastRow="0" w:firstColumn="0" w:lastColumn="0" w:oddVBand="0" w:evenVBand="0" w:oddHBand="0" w:evenHBand="0" w:firstRowFirstColumn="0" w:firstRowLastColumn="0" w:lastRowFirstColumn="0" w:lastRowLastColumn="0"/>
          <w:trHeight w:val="275"/>
        </w:trPr>
        <w:tc>
          <w:tcPr>
            <w:tcW w:w="1980" w:type="dxa"/>
            <w:shd w:val="clear" w:color="auto" w:fill="182A66"/>
          </w:tcPr>
          <w:p w14:paraId="5F752B8F" w14:textId="048739F8" w:rsidR="005C3F39" w:rsidRPr="00462DB7" w:rsidRDefault="005C3F39" w:rsidP="005C3F39">
            <w:pPr>
              <w:jc w:val="center"/>
              <w:rPr>
                <w:rFonts w:ascii="Arial" w:hAnsi="Arial" w:cs="Arial"/>
              </w:rPr>
            </w:pPr>
            <w:r w:rsidRPr="00462DB7">
              <w:rPr>
                <w:rFonts w:ascii="Arial" w:hAnsi="Arial" w:cs="Arial"/>
              </w:rPr>
              <w:t>Datum</w:t>
            </w:r>
          </w:p>
        </w:tc>
        <w:tc>
          <w:tcPr>
            <w:tcW w:w="850" w:type="dxa"/>
            <w:shd w:val="clear" w:color="auto" w:fill="182A66"/>
          </w:tcPr>
          <w:p w14:paraId="2D14FE8B" w14:textId="4FB2209C" w:rsidR="005C3F39" w:rsidRPr="00462DB7" w:rsidRDefault="005C3F39" w:rsidP="005C3F39">
            <w:pPr>
              <w:jc w:val="center"/>
              <w:rPr>
                <w:rFonts w:ascii="Arial" w:hAnsi="Arial" w:cs="Arial"/>
              </w:rPr>
            </w:pPr>
            <w:r w:rsidRPr="00462DB7">
              <w:rPr>
                <w:rFonts w:ascii="Arial" w:hAnsi="Arial" w:cs="Arial"/>
              </w:rPr>
              <w:t>Versie</w:t>
            </w:r>
          </w:p>
        </w:tc>
        <w:tc>
          <w:tcPr>
            <w:tcW w:w="1560" w:type="dxa"/>
            <w:shd w:val="clear" w:color="auto" w:fill="182A66"/>
          </w:tcPr>
          <w:p w14:paraId="1975DC10" w14:textId="49DCD8A9" w:rsidR="005C3F39" w:rsidRPr="00462DB7" w:rsidRDefault="005C3F39" w:rsidP="005C3F39">
            <w:pPr>
              <w:jc w:val="center"/>
              <w:rPr>
                <w:rFonts w:ascii="Arial" w:hAnsi="Arial" w:cs="Arial"/>
              </w:rPr>
            </w:pPr>
            <w:r w:rsidRPr="00462DB7">
              <w:rPr>
                <w:rFonts w:ascii="Arial" w:hAnsi="Arial" w:cs="Arial"/>
              </w:rPr>
              <w:t>Auteur</w:t>
            </w:r>
          </w:p>
        </w:tc>
        <w:tc>
          <w:tcPr>
            <w:tcW w:w="4677" w:type="dxa"/>
            <w:shd w:val="clear" w:color="auto" w:fill="182A66"/>
          </w:tcPr>
          <w:p w14:paraId="7019DCEC" w14:textId="48CC60FC" w:rsidR="005C3F39" w:rsidRPr="00462DB7" w:rsidRDefault="005C3F39" w:rsidP="005C3F39">
            <w:pPr>
              <w:jc w:val="center"/>
              <w:rPr>
                <w:rFonts w:ascii="Arial" w:hAnsi="Arial" w:cs="Arial"/>
              </w:rPr>
            </w:pPr>
            <w:r w:rsidRPr="00462DB7">
              <w:rPr>
                <w:rFonts w:ascii="Arial" w:hAnsi="Arial" w:cs="Arial"/>
              </w:rPr>
              <w:t>Mutaties</w:t>
            </w:r>
          </w:p>
        </w:tc>
      </w:tr>
      <w:tr w:rsidR="005C3F39" w:rsidRPr="00462DB7" w14:paraId="5605A2EF" w14:textId="11D965FA" w:rsidTr="005C3F39">
        <w:trPr>
          <w:trHeight w:val="275"/>
        </w:trPr>
        <w:tc>
          <w:tcPr>
            <w:tcW w:w="1980" w:type="dxa"/>
          </w:tcPr>
          <w:p w14:paraId="51E0DDD2" w14:textId="7E586ACC" w:rsidR="005C3F39" w:rsidRPr="00462DB7" w:rsidRDefault="005C3F39" w:rsidP="005C3F39">
            <w:pPr>
              <w:jc w:val="center"/>
              <w:rPr>
                <w:rFonts w:ascii="Arial" w:hAnsi="Arial" w:cs="Arial"/>
              </w:rPr>
            </w:pPr>
            <w:r w:rsidRPr="00462DB7">
              <w:rPr>
                <w:rFonts w:ascii="Arial" w:hAnsi="Arial" w:cs="Arial"/>
              </w:rPr>
              <w:t>30 januari 2025</w:t>
            </w:r>
          </w:p>
        </w:tc>
        <w:tc>
          <w:tcPr>
            <w:tcW w:w="850" w:type="dxa"/>
          </w:tcPr>
          <w:p w14:paraId="3AAAAF96" w14:textId="60DB4D62" w:rsidR="005C3F39" w:rsidRPr="00462DB7" w:rsidRDefault="005C3F39" w:rsidP="005C3F39">
            <w:pPr>
              <w:jc w:val="center"/>
              <w:rPr>
                <w:rFonts w:ascii="Arial" w:hAnsi="Arial" w:cs="Arial"/>
              </w:rPr>
            </w:pPr>
            <w:r w:rsidRPr="00462DB7">
              <w:rPr>
                <w:rFonts w:ascii="Arial" w:hAnsi="Arial" w:cs="Arial"/>
              </w:rPr>
              <w:t>0.1</w:t>
            </w:r>
          </w:p>
        </w:tc>
        <w:tc>
          <w:tcPr>
            <w:tcW w:w="1560" w:type="dxa"/>
          </w:tcPr>
          <w:p w14:paraId="411ECF5B" w14:textId="4FCD8D9E" w:rsidR="005C3F39" w:rsidRPr="00462DB7" w:rsidRDefault="005C3F39" w:rsidP="005C3F39">
            <w:pPr>
              <w:jc w:val="center"/>
              <w:rPr>
                <w:rFonts w:ascii="Arial" w:hAnsi="Arial" w:cs="Arial"/>
              </w:rPr>
            </w:pPr>
            <w:r w:rsidRPr="00462DB7">
              <w:rPr>
                <w:rFonts w:ascii="Arial" w:hAnsi="Arial" w:cs="Arial"/>
              </w:rPr>
              <w:t>M. van Riel</w:t>
            </w:r>
          </w:p>
        </w:tc>
        <w:tc>
          <w:tcPr>
            <w:tcW w:w="4677" w:type="dxa"/>
          </w:tcPr>
          <w:p w14:paraId="5C29F4EC" w14:textId="3A92A8EE" w:rsidR="005C3F39" w:rsidRPr="00462DB7" w:rsidRDefault="00487FE3" w:rsidP="005C3F39">
            <w:pPr>
              <w:jc w:val="center"/>
              <w:rPr>
                <w:rFonts w:ascii="Arial" w:hAnsi="Arial" w:cs="Arial"/>
              </w:rPr>
            </w:pPr>
            <w:r w:rsidRPr="00462DB7">
              <w:rPr>
                <w:rFonts w:ascii="Arial" w:hAnsi="Arial" w:cs="Arial"/>
              </w:rPr>
              <w:t>Eerste versie</w:t>
            </w:r>
          </w:p>
        </w:tc>
      </w:tr>
      <w:tr w:rsidR="005C3F39" w:rsidRPr="00462DB7" w14:paraId="29CCE8A3" w14:textId="0DE9096F" w:rsidTr="005C3F39">
        <w:trPr>
          <w:trHeight w:val="77"/>
        </w:trPr>
        <w:tc>
          <w:tcPr>
            <w:tcW w:w="1980" w:type="dxa"/>
          </w:tcPr>
          <w:p w14:paraId="3148929A" w14:textId="0BA8084B" w:rsidR="005C3F39" w:rsidRPr="00462DB7" w:rsidRDefault="005C3F39" w:rsidP="005C3F39">
            <w:pPr>
              <w:jc w:val="center"/>
              <w:rPr>
                <w:rFonts w:ascii="Arial" w:hAnsi="Arial" w:cs="Arial"/>
              </w:rPr>
            </w:pPr>
          </w:p>
        </w:tc>
        <w:tc>
          <w:tcPr>
            <w:tcW w:w="850" w:type="dxa"/>
          </w:tcPr>
          <w:p w14:paraId="482CE760" w14:textId="43D40384" w:rsidR="005C3F39" w:rsidRPr="00462DB7" w:rsidRDefault="005C3F39" w:rsidP="005C3F39">
            <w:pPr>
              <w:jc w:val="center"/>
              <w:rPr>
                <w:rFonts w:ascii="Arial" w:hAnsi="Arial" w:cs="Arial"/>
              </w:rPr>
            </w:pPr>
          </w:p>
        </w:tc>
        <w:tc>
          <w:tcPr>
            <w:tcW w:w="1560" w:type="dxa"/>
          </w:tcPr>
          <w:p w14:paraId="7DB52803" w14:textId="3A313886" w:rsidR="005C3F39" w:rsidRPr="00462DB7" w:rsidRDefault="005C3F39" w:rsidP="005C3F39">
            <w:pPr>
              <w:jc w:val="center"/>
              <w:rPr>
                <w:rFonts w:ascii="Arial" w:hAnsi="Arial" w:cs="Arial"/>
              </w:rPr>
            </w:pPr>
          </w:p>
        </w:tc>
        <w:tc>
          <w:tcPr>
            <w:tcW w:w="4677" w:type="dxa"/>
          </w:tcPr>
          <w:p w14:paraId="401BA3F1" w14:textId="77777777" w:rsidR="005C3F39" w:rsidRPr="00462DB7" w:rsidRDefault="005C3F39" w:rsidP="005C3F39">
            <w:pPr>
              <w:jc w:val="center"/>
              <w:rPr>
                <w:rFonts w:ascii="Arial" w:hAnsi="Arial" w:cs="Arial"/>
              </w:rPr>
            </w:pPr>
          </w:p>
        </w:tc>
      </w:tr>
      <w:tr w:rsidR="005C3F39" w:rsidRPr="00462DB7" w14:paraId="64CFC974" w14:textId="6CFCA26A" w:rsidTr="005C3F39">
        <w:trPr>
          <w:trHeight w:val="275"/>
        </w:trPr>
        <w:tc>
          <w:tcPr>
            <w:tcW w:w="1980" w:type="dxa"/>
          </w:tcPr>
          <w:p w14:paraId="35057E45" w14:textId="4852E097" w:rsidR="005C3F39" w:rsidRPr="00462DB7" w:rsidRDefault="005C3F39" w:rsidP="005C3F39">
            <w:pPr>
              <w:jc w:val="center"/>
              <w:rPr>
                <w:rFonts w:ascii="Arial" w:hAnsi="Arial" w:cs="Arial"/>
              </w:rPr>
            </w:pPr>
          </w:p>
        </w:tc>
        <w:tc>
          <w:tcPr>
            <w:tcW w:w="850" w:type="dxa"/>
          </w:tcPr>
          <w:p w14:paraId="2EC9FABA" w14:textId="3797C2D5" w:rsidR="005C3F39" w:rsidRPr="00462DB7" w:rsidRDefault="005C3F39" w:rsidP="005C3F39">
            <w:pPr>
              <w:jc w:val="center"/>
              <w:rPr>
                <w:rFonts w:ascii="Arial" w:hAnsi="Arial" w:cs="Arial"/>
              </w:rPr>
            </w:pPr>
          </w:p>
        </w:tc>
        <w:tc>
          <w:tcPr>
            <w:tcW w:w="1560" w:type="dxa"/>
          </w:tcPr>
          <w:p w14:paraId="15A48D5C" w14:textId="177337D2" w:rsidR="005C3F39" w:rsidRPr="00462DB7" w:rsidRDefault="005C3F39" w:rsidP="005C3F39">
            <w:pPr>
              <w:jc w:val="center"/>
              <w:rPr>
                <w:rFonts w:ascii="Arial" w:hAnsi="Arial" w:cs="Arial"/>
              </w:rPr>
            </w:pPr>
          </w:p>
        </w:tc>
        <w:tc>
          <w:tcPr>
            <w:tcW w:w="4677" w:type="dxa"/>
          </w:tcPr>
          <w:p w14:paraId="32EFADF3" w14:textId="77777777" w:rsidR="005C3F39" w:rsidRPr="00462DB7" w:rsidRDefault="005C3F39" w:rsidP="005C3F39">
            <w:pPr>
              <w:jc w:val="center"/>
              <w:rPr>
                <w:rFonts w:ascii="Arial" w:hAnsi="Arial" w:cs="Arial"/>
              </w:rPr>
            </w:pPr>
          </w:p>
        </w:tc>
      </w:tr>
      <w:tr w:rsidR="005C3F39" w:rsidRPr="00462DB7" w14:paraId="01D2ECDC" w14:textId="051F36FF" w:rsidTr="005C3F39">
        <w:trPr>
          <w:trHeight w:val="275"/>
        </w:trPr>
        <w:tc>
          <w:tcPr>
            <w:tcW w:w="1980" w:type="dxa"/>
          </w:tcPr>
          <w:p w14:paraId="1270487A" w14:textId="2E7ED54D" w:rsidR="005C3F39" w:rsidRPr="00462DB7" w:rsidRDefault="005C3F39" w:rsidP="005C3F39">
            <w:pPr>
              <w:jc w:val="center"/>
              <w:rPr>
                <w:rFonts w:ascii="Arial" w:hAnsi="Arial" w:cs="Arial"/>
              </w:rPr>
            </w:pPr>
          </w:p>
        </w:tc>
        <w:tc>
          <w:tcPr>
            <w:tcW w:w="850" w:type="dxa"/>
          </w:tcPr>
          <w:p w14:paraId="789921EB" w14:textId="2776B8DA" w:rsidR="005C3F39" w:rsidRPr="00462DB7" w:rsidRDefault="005C3F39" w:rsidP="005C3F39">
            <w:pPr>
              <w:jc w:val="center"/>
              <w:rPr>
                <w:rFonts w:ascii="Arial" w:hAnsi="Arial" w:cs="Arial"/>
              </w:rPr>
            </w:pPr>
          </w:p>
        </w:tc>
        <w:tc>
          <w:tcPr>
            <w:tcW w:w="1560" w:type="dxa"/>
          </w:tcPr>
          <w:p w14:paraId="25B73E04" w14:textId="1A826541" w:rsidR="005C3F39" w:rsidRPr="00462DB7" w:rsidRDefault="005C3F39" w:rsidP="005C3F39">
            <w:pPr>
              <w:jc w:val="center"/>
              <w:rPr>
                <w:rFonts w:ascii="Arial" w:hAnsi="Arial" w:cs="Arial"/>
              </w:rPr>
            </w:pPr>
          </w:p>
        </w:tc>
        <w:tc>
          <w:tcPr>
            <w:tcW w:w="4677" w:type="dxa"/>
          </w:tcPr>
          <w:p w14:paraId="198D7E00" w14:textId="77777777" w:rsidR="005C3F39" w:rsidRPr="00462DB7" w:rsidRDefault="005C3F39" w:rsidP="005C3F39">
            <w:pPr>
              <w:jc w:val="center"/>
              <w:rPr>
                <w:rFonts w:ascii="Arial" w:hAnsi="Arial" w:cs="Arial"/>
              </w:rPr>
            </w:pPr>
          </w:p>
        </w:tc>
      </w:tr>
      <w:tr w:rsidR="005C3F39" w:rsidRPr="00462DB7" w14:paraId="0DE5D30D" w14:textId="36F040CB" w:rsidTr="005C3F39">
        <w:trPr>
          <w:trHeight w:val="275"/>
        </w:trPr>
        <w:tc>
          <w:tcPr>
            <w:tcW w:w="1980" w:type="dxa"/>
          </w:tcPr>
          <w:p w14:paraId="13D55964" w14:textId="52C9B9A6" w:rsidR="005C3F39" w:rsidRPr="00462DB7" w:rsidRDefault="005C3F39" w:rsidP="005C3F39">
            <w:pPr>
              <w:jc w:val="center"/>
              <w:rPr>
                <w:rFonts w:ascii="Arial" w:hAnsi="Arial" w:cs="Arial"/>
              </w:rPr>
            </w:pPr>
          </w:p>
        </w:tc>
        <w:tc>
          <w:tcPr>
            <w:tcW w:w="850" w:type="dxa"/>
          </w:tcPr>
          <w:p w14:paraId="7AD2FDE9" w14:textId="109E5D7D" w:rsidR="005C3F39" w:rsidRPr="00462DB7" w:rsidRDefault="005C3F39" w:rsidP="005C3F39">
            <w:pPr>
              <w:jc w:val="center"/>
              <w:rPr>
                <w:rFonts w:ascii="Arial" w:hAnsi="Arial" w:cs="Arial"/>
              </w:rPr>
            </w:pPr>
          </w:p>
        </w:tc>
        <w:tc>
          <w:tcPr>
            <w:tcW w:w="1560" w:type="dxa"/>
          </w:tcPr>
          <w:p w14:paraId="0B63C76A" w14:textId="3870ABE7" w:rsidR="005C3F39" w:rsidRPr="00462DB7" w:rsidRDefault="005C3F39" w:rsidP="005C3F39">
            <w:pPr>
              <w:jc w:val="center"/>
              <w:rPr>
                <w:rFonts w:ascii="Arial" w:hAnsi="Arial" w:cs="Arial"/>
              </w:rPr>
            </w:pPr>
          </w:p>
        </w:tc>
        <w:tc>
          <w:tcPr>
            <w:tcW w:w="4677" w:type="dxa"/>
          </w:tcPr>
          <w:p w14:paraId="39F2868F" w14:textId="77777777" w:rsidR="005C3F39" w:rsidRPr="00462DB7" w:rsidRDefault="005C3F39" w:rsidP="005C3F39">
            <w:pPr>
              <w:jc w:val="center"/>
              <w:rPr>
                <w:rFonts w:ascii="Arial" w:hAnsi="Arial" w:cs="Arial"/>
              </w:rPr>
            </w:pPr>
          </w:p>
        </w:tc>
      </w:tr>
      <w:tr w:rsidR="005C3F39" w:rsidRPr="00462DB7" w14:paraId="57D5B7D0" w14:textId="3DC91A2B" w:rsidTr="005C3F39">
        <w:trPr>
          <w:trHeight w:val="257"/>
        </w:trPr>
        <w:tc>
          <w:tcPr>
            <w:tcW w:w="1980" w:type="dxa"/>
          </w:tcPr>
          <w:p w14:paraId="2B3C4785" w14:textId="77777777" w:rsidR="005C3F39" w:rsidRPr="00462DB7" w:rsidRDefault="005C3F39" w:rsidP="005C3F39">
            <w:pPr>
              <w:jc w:val="center"/>
              <w:rPr>
                <w:rFonts w:ascii="Arial" w:hAnsi="Arial" w:cs="Arial"/>
              </w:rPr>
            </w:pPr>
          </w:p>
        </w:tc>
        <w:tc>
          <w:tcPr>
            <w:tcW w:w="850" w:type="dxa"/>
          </w:tcPr>
          <w:p w14:paraId="42907602" w14:textId="77777777" w:rsidR="005C3F39" w:rsidRPr="00462DB7" w:rsidRDefault="005C3F39" w:rsidP="005C3F39">
            <w:pPr>
              <w:jc w:val="center"/>
              <w:rPr>
                <w:rFonts w:ascii="Arial" w:hAnsi="Arial" w:cs="Arial"/>
              </w:rPr>
            </w:pPr>
          </w:p>
        </w:tc>
        <w:tc>
          <w:tcPr>
            <w:tcW w:w="1560" w:type="dxa"/>
          </w:tcPr>
          <w:p w14:paraId="3B0C0983" w14:textId="77777777" w:rsidR="005C3F39" w:rsidRPr="00462DB7" w:rsidRDefault="005C3F39" w:rsidP="005C3F39">
            <w:pPr>
              <w:jc w:val="center"/>
              <w:rPr>
                <w:rFonts w:ascii="Arial" w:hAnsi="Arial" w:cs="Arial"/>
              </w:rPr>
            </w:pPr>
          </w:p>
        </w:tc>
        <w:tc>
          <w:tcPr>
            <w:tcW w:w="4677" w:type="dxa"/>
          </w:tcPr>
          <w:p w14:paraId="66FDA7F4" w14:textId="77777777" w:rsidR="005C3F39" w:rsidRPr="00462DB7" w:rsidRDefault="005C3F39" w:rsidP="009E4E45">
            <w:pPr>
              <w:keepNext/>
              <w:jc w:val="center"/>
              <w:rPr>
                <w:rFonts w:ascii="Arial" w:hAnsi="Arial" w:cs="Arial"/>
              </w:rPr>
            </w:pPr>
          </w:p>
        </w:tc>
      </w:tr>
    </w:tbl>
    <w:p w14:paraId="16D77D9F" w14:textId="50EB640E" w:rsidR="005C3F39" w:rsidRPr="00462DB7" w:rsidRDefault="009E4E45" w:rsidP="009E4E45">
      <w:pPr>
        <w:pStyle w:val="Bijschrift"/>
        <w:rPr>
          <w:rFonts w:ascii="Arial" w:eastAsiaTheme="minorHAnsi" w:hAnsi="Arial" w:cs="Arial"/>
          <w:b w:val="0"/>
          <w:bCs w:val="0"/>
          <w:color w:val="auto"/>
          <w:szCs w:val="22"/>
          <w:lang w:eastAsia="en-US"/>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DE12CE" w:rsidRPr="00462DB7">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Mutatieoverzicht.</w:t>
      </w:r>
    </w:p>
    <w:p w14:paraId="6A3B4083" w14:textId="77777777" w:rsidR="005C3F39" w:rsidRPr="00462DB7" w:rsidRDefault="005C3F39" w:rsidP="005C3F39">
      <w:pPr>
        <w:rPr>
          <w:rFonts w:ascii="Arial" w:hAnsi="Arial" w:cs="Arial"/>
        </w:rPr>
      </w:pPr>
    </w:p>
    <w:p w14:paraId="339D06D6" w14:textId="77777777" w:rsidR="005C3F39" w:rsidRPr="00462DB7" w:rsidRDefault="005C3F39" w:rsidP="005C3F39">
      <w:pPr>
        <w:rPr>
          <w:rFonts w:ascii="Arial" w:hAnsi="Arial" w:cs="Arial"/>
        </w:rPr>
      </w:pPr>
    </w:p>
    <w:p w14:paraId="0F0EE8D8" w14:textId="77777777" w:rsidR="005C3F39" w:rsidRPr="00462DB7" w:rsidRDefault="005C3F39" w:rsidP="005C3F39">
      <w:pPr>
        <w:rPr>
          <w:rFonts w:ascii="Arial" w:hAnsi="Arial" w:cs="Arial"/>
        </w:rPr>
      </w:pPr>
    </w:p>
    <w:p w14:paraId="18659B54" w14:textId="77777777" w:rsidR="005C3F39" w:rsidRPr="00462DB7" w:rsidRDefault="005C3F39" w:rsidP="005C3F39">
      <w:pPr>
        <w:rPr>
          <w:rFonts w:ascii="Arial" w:hAnsi="Arial" w:cs="Arial"/>
        </w:rPr>
      </w:pPr>
    </w:p>
    <w:p w14:paraId="063A0542" w14:textId="77777777" w:rsidR="005C3F39" w:rsidRPr="00462DB7" w:rsidRDefault="005C3F39" w:rsidP="005C3F39">
      <w:pPr>
        <w:rPr>
          <w:rFonts w:ascii="Arial" w:hAnsi="Arial" w:cs="Arial"/>
        </w:rPr>
      </w:pPr>
    </w:p>
    <w:p w14:paraId="3FD6C901" w14:textId="77777777" w:rsidR="005C3F39" w:rsidRPr="00462DB7" w:rsidRDefault="005C3F39" w:rsidP="005C3F39">
      <w:pPr>
        <w:rPr>
          <w:rFonts w:ascii="Arial" w:hAnsi="Arial" w:cs="Arial"/>
        </w:rPr>
      </w:pPr>
    </w:p>
    <w:p w14:paraId="0585F130" w14:textId="77777777" w:rsidR="005C3F39" w:rsidRPr="00462DB7" w:rsidRDefault="005C3F39" w:rsidP="005C3F39">
      <w:pPr>
        <w:rPr>
          <w:rFonts w:ascii="Arial" w:hAnsi="Arial" w:cs="Arial"/>
        </w:rPr>
      </w:pPr>
    </w:p>
    <w:p w14:paraId="6D532FF0" w14:textId="77777777" w:rsidR="005C3F39" w:rsidRPr="00462DB7" w:rsidRDefault="005C3F39" w:rsidP="005C3F39">
      <w:pPr>
        <w:rPr>
          <w:rFonts w:ascii="Arial" w:hAnsi="Arial" w:cs="Arial"/>
        </w:rPr>
      </w:pPr>
    </w:p>
    <w:p w14:paraId="0CFDA4D8" w14:textId="77777777" w:rsidR="005C3F39" w:rsidRPr="00462DB7" w:rsidRDefault="005C3F39" w:rsidP="005C3F39">
      <w:pPr>
        <w:rPr>
          <w:rFonts w:ascii="Arial" w:hAnsi="Arial" w:cs="Arial"/>
        </w:rPr>
      </w:pPr>
    </w:p>
    <w:p w14:paraId="7C4D26B6" w14:textId="77777777" w:rsidR="005C3F39" w:rsidRPr="00462DB7" w:rsidRDefault="005C3F39" w:rsidP="005C3F39">
      <w:pPr>
        <w:rPr>
          <w:rFonts w:ascii="Arial" w:hAnsi="Arial" w:cs="Arial"/>
        </w:rPr>
      </w:pPr>
    </w:p>
    <w:p w14:paraId="5B4F1911" w14:textId="77777777" w:rsidR="005C3F39" w:rsidRPr="00462DB7" w:rsidRDefault="005C3F39" w:rsidP="005C3F39">
      <w:pPr>
        <w:rPr>
          <w:rFonts w:ascii="Arial" w:hAnsi="Arial" w:cs="Arial"/>
        </w:rPr>
      </w:pPr>
    </w:p>
    <w:p w14:paraId="7AF0C53A" w14:textId="77777777" w:rsidR="005C3F39" w:rsidRPr="00462DB7" w:rsidRDefault="005C3F39" w:rsidP="005C3F39">
      <w:pPr>
        <w:rPr>
          <w:rFonts w:ascii="Arial" w:hAnsi="Arial" w:cs="Arial"/>
        </w:rPr>
      </w:pPr>
    </w:p>
    <w:p w14:paraId="6E07E5C2" w14:textId="77777777" w:rsidR="005C3F39" w:rsidRPr="00462DB7" w:rsidRDefault="005C3F39" w:rsidP="005C3F39">
      <w:pPr>
        <w:rPr>
          <w:rFonts w:ascii="Arial" w:hAnsi="Arial" w:cs="Arial"/>
        </w:rPr>
      </w:pPr>
    </w:p>
    <w:p w14:paraId="4837974D" w14:textId="77777777" w:rsidR="005C3F39" w:rsidRPr="00462DB7" w:rsidRDefault="005C3F39" w:rsidP="005C3F39">
      <w:pPr>
        <w:rPr>
          <w:rFonts w:ascii="Arial" w:hAnsi="Arial" w:cs="Arial"/>
        </w:rPr>
      </w:pPr>
    </w:p>
    <w:p w14:paraId="7989DB58" w14:textId="77777777" w:rsidR="005C3F39" w:rsidRPr="00462DB7" w:rsidRDefault="005C3F39" w:rsidP="005C3F39">
      <w:pPr>
        <w:rPr>
          <w:rFonts w:ascii="Arial" w:hAnsi="Arial" w:cs="Arial"/>
        </w:rPr>
      </w:pPr>
    </w:p>
    <w:p w14:paraId="6C64122E" w14:textId="77777777" w:rsidR="005C3F39" w:rsidRPr="00462DB7" w:rsidRDefault="005C3F39" w:rsidP="005C3F39">
      <w:pPr>
        <w:rPr>
          <w:rFonts w:ascii="Arial" w:hAnsi="Arial" w:cs="Arial"/>
        </w:rPr>
      </w:pPr>
    </w:p>
    <w:p w14:paraId="4BA5A0CA" w14:textId="77777777" w:rsidR="005C3F39" w:rsidRPr="00462DB7" w:rsidRDefault="005C3F39" w:rsidP="005C3F39">
      <w:pPr>
        <w:rPr>
          <w:rFonts w:ascii="Arial" w:hAnsi="Arial" w:cs="Arial"/>
        </w:rPr>
      </w:pPr>
    </w:p>
    <w:p w14:paraId="6FA63B4B" w14:textId="77777777" w:rsidR="005C3F39" w:rsidRPr="00462DB7" w:rsidRDefault="005C3F39" w:rsidP="005C3F39">
      <w:pPr>
        <w:rPr>
          <w:rFonts w:ascii="Arial" w:hAnsi="Arial" w:cs="Arial"/>
        </w:rPr>
      </w:pPr>
    </w:p>
    <w:p w14:paraId="74276848" w14:textId="77777777" w:rsidR="005C3F39" w:rsidRPr="00462DB7" w:rsidRDefault="005C3F39" w:rsidP="005C3F39">
      <w:pPr>
        <w:rPr>
          <w:rFonts w:ascii="Arial" w:hAnsi="Arial" w:cs="Arial"/>
        </w:rPr>
      </w:pPr>
    </w:p>
    <w:p w14:paraId="5D9343D2" w14:textId="77777777" w:rsidR="005C3F39" w:rsidRPr="00462DB7" w:rsidRDefault="005C3F39" w:rsidP="005C3F39">
      <w:pPr>
        <w:rPr>
          <w:rFonts w:ascii="Arial" w:hAnsi="Arial" w:cs="Arial"/>
        </w:rPr>
      </w:pPr>
    </w:p>
    <w:p w14:paraId="3D683D69" w14:textId="77777777" w:rsidR="005C3F39" w:rsidRPr="00462DB7" w:rsidRDefault="005C3F39" w:rsidP="005C3F39">
      <w:pPr>
        <w:rPr>
          <w:rFonts w:ascii="Arial" w:hAnsi="Arial" w:cs="Arial"/>
        </w:rPr>
      </w:pPr>
    </w:p>
    <w:p w14:paraId="5F8872C1" w14:textId="77777777" w:rsidR="005C3F39" w:rsidRPr="00462DB7" w:rsidRDefault="005C3F39" w:rsidP="005C3F39">
      <w:pPr>
        <w:rPr>
          <w:rFonts w:ascii="Arial" w:hAnsi="Arial" w:cs="Arial"/>
        </w:rPr>
      </w:pPr>
    </w:p>
    <w:p w14:paraId="7C00D19D" w14:textId="77777777" w:rsidR="005C3F39" w:rsidRPr="00462DB7" w:rsidRDefault="005C3F39" w:rsidP="005C3F39">
      <w:pPr>
        <w:rPr>
          <w:rFonts w:ascii="Arial" w:hAnsi="Arial" w:cs="Arial"/>
        </w:rPr>
      </w:pPr>
    </w:p>
    <w:p w14:paraId="4B4A4367" w14:textId="77777777" w:rsidR="005C3F39" w:rsidRPr="00462DB7" w:rsidRDefault="005C3F39" w:rsidP="005C3F39">
      <w:pPr>
        <w:rPr>
          <w:rFonts w:ascii="Arial" w:hAnsi="Arial" w:cs="Arial"/>
        </w:rPr>
      </w:pPr>
    </w:p>
    <w:p w14:paraId="17B915F7" w14:textId="77777777" w:rsidR="005C3F39" w:rsidRPr="00462DB7" w:rsidRDefault="005C3F39" w:rsidP="005C3F39">
      <w:pPr>
        <w:rPr>
          <w:rFonts w:ascii="Arial" w:hAnsi="Arial" w:cs="Arial"/>
        </w:rPr>
      </w:pPr>
    </w:p>
    <w:sdt>
      <w:sdtPr>
        <w:rPr>
          <w:rFonts w:ascii="Arial" w:eastAsiaTheme="minorHAnsi" w:hAnsi="Arial" w:cs="Arial"/>
          <w:color w:val="auto"/>
          <w:sz w:val="20"/>
          <w:szCs w:val="22"/>
          <w:lang w:eastAsia="en-US"/>
        </w:rPr>
        <w:id w:val="1647310351"/>
        <w:docPartObj>
          <w:docPartGallery w:val="Table of Contents"/>
          <w:docPartUnique/>
        </w:docPartObj>
      </w:sdtPr>
      <w:sdtEndPr>
        <w:rPr>
          <w:b/>
          <w:bCs/>
        </w:rPr>
      </w:sdtEndPr>
      <w:sdtContent>
        <w:p w14:paraId="1CA7FD9C" w14:textId="63FAE8BE" w:rsidR="00552809" w:rsidRPr="00462DB7" w:rsidRDefault="00552809">
          <w:pPr>
            <w:pStyle w:val="Kopvaninhoudsopgave"/>
            <w:rPr>
              <w:rFonts w:ascii="Arial" w:hAnsi="Arial" w:cs="Arial"/>
              <w:b/>
            </w:rPr>
          </w:pPr>
          <w:r w:rsidRPr="00462DB7">
            <w:rPr>
              <w:rFonts w:ascii="Arial" w:hAnsi="Arial" w:cs="Arial"/>
              <w:b/>
            </w:rPr>
            <w:t>Inhoud</w:t>
          </w:r>
        </w:p>
        <w:p w14:paraId="61365CB0" w14:textId="12722B5E" w:rsidR="00BA21CD" w:rsidRDefault="00552809">
          <w:pPr>
            <w:pStyle w:val="Inhopg2"/>
            <w:rPr>
              <w:rFonts w:asciiTheme="minorHAnsi" w:eastAsiaTheme="minorEastAsia" w:hAnsiTheme="minorHAnsi" w:cstheme="minorBidi"/>
              <w:smallCaps w:val="0"/>
              <w:color w:val="auto"/>
              <w:kern w:val="2"/>
              <w:sz w:val="24"/>
              <w:szCs w:val="24"/>
              <w14:ligatures w14:val="standardContextual"/>
            </w:rPr>
          </w:pPr>
          <w:r w:rsidRPr="00462DB7">
            <w:rPr>
              <w:rFonts w:ascii="Arial" w:hAnsi="Arial"/>
              <w:bCs/>
              <w:caps/>
            </w:rPr>
            <w:fldChar w:fldCharType="begin"/>
          </w:r>
          <w:r w:rsidRPr="00462DB7">
            <w:rPr>
              <w:rFonts w:ascii="Arial" w:hAnsi="Arial"/>
              <w:bCs/>
            </w:rPr>
            <w:instrText xml:space="preserve"> TOC \o "1-3" \h \z \u </w:instrText>
          </w:r>
          <w:r w:rsidRPr="00462DB7">
            <w:rPr>
              <w:rFonts w:ascii="Arial" w:hAnsi="Arial"/>
              <w:bCs/>
              <w:caps/>
            </w:rPr>
            <w:fldChar w:fldCharType="separate"/>
          </w:r>
          <w:hyperlink w:anchor="_Toc190095001" w:history="1">
            <w:r w:rsidR="00BA21CD" w:rsidRPr="004C3872">
              <w:rPr>
                <w:rStyle w:val="Hyperlink"/>
                <w:rFonts w:ascii="Arial" w:hAnsi="Arial"/>
              </w:rPr>
              <w:t>Algemeen</w:t>
            </w:r>
            <w:r w:rsidR="00BA21CD">
              <w:rPr>
                <w:webHidden/>
              </w:rPr>
              <w:tab/>
            </w:r>
            <w:r w:rsidR="00BA21CD">
              <w:rPr>
                <w:webHidden/>
              </w:rPr>
              <w:fldChar w:fldCharType="begin"/>
            </w:r>
            <w:r w:rsidR="00BA21CD">
              <w:rPr>
                <w:webHidden/>
              </w:rPr>
              <w:instrText xml:space="preserve"> PAGEREF _Toc190095001 \h </w:instrText>
            </w:r>
            <w:r w:rsidR="00BA21CD">
              <w:rPr>
                <w:webHidden/>
              </w:rPr>
            </w:r>
            <w:r w:rsidR="00BA21CD">
              <w:rPr>
                <w:webHidden/>
              </w:rPr>
              <w:fldChar w:fldCharType="separate"/>
            </w:r>
            <w:r w:rsidR="00BA21CD">
              <w:rPr>
                <w:webHidden/>
              </w:rPr>
              <w:t>2</w:t>
            </w:r>
            <w:r w:rsidR="00BA21CD">
              <w:rPr>
                <w:webHidden/>
              </w:rPr>
              <w:fldChar w:fldCharType="end"/>
            </w:r>
          </w:hyperlink>
        </w:p>
        <w:p w14:paraId="7D8EA5EC" w14:textId="73937C59"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02" w:history="1">
            <w:r w:rsidRPr="004C3872">
              <w:rPr>
                <w:rStyle w:val="Hyperlink"/>
                <w:rFonts w:ascii="Arial" w:hAnsi="Arial"/>
              </w:rPr>
              <w:t>Opdrachtgever en betrokkenen</w:t>
            </w:r>
            <w:r>
              <w:rPr>
                <w:webHidden/>
              </w:rPr>
              <w:tab/>
            </w:r>
            <w:r>
              <w:rPr>
                <w:webHidden/>
              </w:rPr>
              <w:fldChar w:fldCharType="begin"/>
            </w:r>
            <w:r>
              <w:rPr>
                <w:webHidden/>
              </w:rPr>
              <w:instrText xml:space="preserve"> PAGEREF _Toc190095002 \h </w:instrText>
            </w:r>
            <w:r>
              <w:rPr>
                <w:webHidden/>
              </w:rPr>
            </w:r>
            <w:r>
              <w:rPr>
                <w:webHidden/>
              </w:rPr>
              <w:fldChar w:fldCharType="separate"/>
            </w:r>
            <w:r>
              <w:rPr>
                <w:webHidden/>
              </w:rPr>
              <w:t>2</w:t>
            </w:r>
            <w:r>
              <w:rPr>
                <w:webHidden/>
              </w:rPr>
              <w:fldChar w:fldCharType="end"/>
            </w:r>
          </w:hyperlink>
        </w:p>
        <w:p w14:paraId="648054B4" w14:textId="2565736B"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03" w:history="1">
            <w:r w:rsidRPr="004C3872">
              <w:rPr>
                <w:rStyle w:val="Hyperlink"/>
                <w:rFonts w:ascii="Arial" w:hAnsi="Arial"/>
                <w:bCs/>
              </w:rPr>
              <w:t>Mutatieoverzicht</w:t>
            </w:r>
            <w:r>
              <w:rPr>
                <w:webHidden/>
              </w:rPr>
              <w:tab/>
            </w:r>
            <w:r>
              <w:rPr>
                <w:webHidden/>
              </w:rPr>
              <w:fldChar w:fldCharType="begin"/>
            </w:r>
            <w:r>
              <w:rPr>
                <w:webHidden/>
              </w:rPr>
              <w:instrText xml:space="preserve"> PAGEREF _Toc190095003 \h </w:instrText>
            </w:r>
            <w:r>
              <w:rPr>
                <w:webHidden/>
              </w:rPr>
            </w:r>
            <w:r>
              <w:rPr>
                <w:webHidden/>
              </w:rPr>
              <w:fldChar w:fldCharType="separate"/>
            </w:r>
            <w:r>
              <w:rPr>
                <w:webHidden/>
              </w:rPr>
              <w:t>2</w:t>
            </w:r>
            <w:r>
              <w:rPr>
                <w:webHidden/>
              </w:rPr>
              <w:fldChar w:fldCharType="end"/>
            </w:r>
          </w:hyperlink>
        </w:p>
        <w:p w14:paraId="2A3E74E7" w14:textId="3BFAFC52"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04" w:history="1">
            <w:r w:rsidRPr="004C3872">
              <w:rPr>
                <w:rStyle w:val="Hyperlink"/>
                <w:rFonts w:ascii="Arial" w:hAnsi="Arial" w:cs="Arial"/>
                <w:noProof/>
              </w:rPr>
              <w:t>1</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Inleiding</w:t>
            </w:r>
            <w:r>
              <w:rPr>
                <w:noProof/>
                <w:webHidden/>
              </w:rPr>
              <w:tab/>
            </w:r>
            <w:r>
              <w:rPr>
                <w:noProof/>
                <w:webHidden/>
              </w:rPr>
              <w:fldChar w:fldCharType="begin"/>
            </w:r>
            <w:r>
              <w:rPr>
                <w:noProof/>
                <w:webHidden/>
              </w:rPr>
              <w:instrText xml:space="preserve"> PAGEREF _Toc190095004 \h </w:instrText>
            </w:r>
            <w:r>
              <w:rPr>
                <w:noProof/>
                <w:webHidden/>
              </w:rPr>
            </w:r>
            <w:r>
              <w:rPr>
                <w:noProof/>
                <w:webHidden/>
              </w:rPr>
              <w:fldChar w:fldCharType="separate"/>
            </w:r>
            <w:r>
              <w:rPr>
                <w:noProof/>
                <w:webHidden/>
              </w:rPr>
              <w:t>4</w:t>
            </w:r>
            <w:r>
              <w:rPr>
                <w:noProof/>
                <w:webHidden/>
              </w:rPr>
              <w:fldChar w:fldCharType="end"/>
            </w:r>
          </w:hyperlink>
        </w:p>
        <w:p w14:paraId="391790E5" w14:textId="56D86A0C"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05" w:history="1">
            <w:r w:rsidRPr="004C3872">
              <w:rPr>
                <w:rStyle w:val="Hyperlink"/>
                <w:rFonts w:ascii="Arial" w:hAnsi="Arial"/>
              </w:rPr>
              <w:t>1.1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Beknopte beschrijving</w:t>
            </w:r>
            <w:r>
              <w:rPr>
                <w:webHidden/>
              </w:rPr>
              <w:tab/>
            </w:r>
            <w:r>
              <w:rPr>
                <w:webHidden/>
              </w:rPr>
              <w:fldChar w:fldCharType="begin"/>
            </w:r>
            <w:r>
              <w:rPr>
                <w:webHidden/>
              </w:rPr>
              <w:instrText xml:space="preserve"> PAGEREF _Toc190095005 \h </w:instrText>
            </w:r>
            <w:r>
              <w:rPr>
                <w:webHidden/>
              </w:rPr>
            </w:r>
            <w:r>
              <w:rPr>
                <w:webHidden/>
              </w:rPr>
              <w:fldChar w:fldCharType="separate"/>
            </w:r>
            <w:r>
              <w:rPr>
                <w:webHidden/>
              </w:rPr>
              <w:t>4</w:t>
            </w:r>
            <w:r>
              <w:rPr>
                <w:webHidden/>
              </w:rPr>
              <w:fldChar w:fldCharType="end"/>
            </w:r>
          </w:hyperlink>
        </w:p>
        <w:p w14:paraId="581E65E6" w14:textId="3BB0F4B6"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06" w:history="1">
            <w:r w:rsidRPr="004C3872">
              <w:rPr>
                <w:rStyle w:val="Hyperlink"/>
                <w:rFonts w:ascii="Arial" w:hAnsi="Arial"/>
              </w:rPr>
              <w:t>1.2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Aanleiding</w:t>
            </w:r>
            <w:r>
              <w:rPr>
                <w:webHidden/>
              </w:rPr>
              <w:tab/>
            </w:r>
            <w:r>
              <w:rPr>
                <w:webHidden/>
              </w:rPr>
              <w:fldChar w:fldCharType="begin"/>
            </w:r>
            <w:r>
              <w:rPr>
                <w:webHidden/>
              </w:rPr>
              <w:instrText xml:space="preserve"> PAGEREF _Toc190095006 \h </w:instrText>
            </w:r>
            <w:r>
              <w:rPr>
                <w:webHidden/>
              </w:rPr>
            </w:r>
            <w:r>
              <w:rPr>
                <w:webHidden/>
              </w:rPr>
              <w:fldChar w:fldCharType="separate"/>
            </w:r>
            <w:r>
              <w:rPr>
                <w:webHidden/>
              </w:rPr>
              <w:t>4</w:t>
            </w:r>
            <w:r>
              <w:rPr>
                <w:webHidden/>
              </w:rPr>
              <w:fldChar w:fldCharType="end"/>
            </w:r>
          </w:hyperlink>
        </w:p>
        <w:p w14:paraId="2138180D" w14:textId="0985C819"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07" w:history="1">
            <w:r w:rsidRPr="004C3872">
              <w:rPr>
                <w:rStyle w:val="Hyperlink"/>
                <w:rFonts w:ascii="Arial" w:hAnsi="Arial"/>
              </w:rPr>
              <w:t>1.3</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Doel document</w:t>
            </w:r>
            <w:r>
              <w:rPr>
                <w:webHidden/>
              </w:rPr>
              <w:tab/>
            </w:r>
            <w:r>
              <w:rPr>
                <w:webHidden/>
              </w:rPr>
              <w:fldChar w:fldCharType="begin"/>
            </w:r>
            <w:r>
              <w:rPr>
                <w:webHidden/>
              </w:rPr>
              <w:instrText xml:space="preserve"> PAGEREF _Toc190095007 \h </w:instrText>
            </w:r>
            <w:r>
              <w:rPr>
                <w:webHidden/>
              </w:rPr>
            </w:r>
            <w:r>
              <w:rPr>
                <w:webHidden/>
              </w:rPr>
              <w:fldChar w:fldCharType="separate"/>
            </w:r>
            <w:r>
              <w:rPr>
                <w:webHidden/>
              </w:rPr>
              <w:t>4</w:t>
            </w:r>
            <w:r>
              <w:rPr>
                <w:webHidden/>
              </w:rPr>
              <w:fldChar w:fldCharType="end"/>
            </w:r>
          </w:hyperlink>
        </w:p>
        <w:p w14:paraId="7FFF68FC" w14:textId="5CAC1F8C"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08" w:history="1">
            <w:r w:rsidRPr="004C3872">
              <w:rPr>
                <w:rStyle w:val="Hyperlink"/>
                <w:rFonts w:ascii="Arial" w:hAnsi="Arial" w:cs="Arial"/>
                <w:noProof/>
              </w:rPr>
              <w:t>2</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Probleemanalyse en opdrachtomschrijving</w:t>
            </w:r>
            <w:r>
              <w:rPr>
                <w:noProof/>
                <w:webHidden/>
              </w:rPr>
              <w:tab/>
            </w:r>
            <w:r>
              <w:rPr>
                <w:noProof/>
                <w:webHidden/>
              </w:rPr>
              <w:fldChar w:fldCharType="begin"/>
            </w:r>
            <w:r>
              <w:rPr>
                <w:noProof/>
                <w:webHidden/>
              </w:rPr>
              <w:instrText xml:space="preserve"> PAGEREF _Toc190095008 \h </w:instrText>
            </w:r>
            <w:r>
              <w:rPr>
                <w:noProof/>
                <w:webHidden/>
              </w:rPr>
            </w:r>
            <w:r>
              <w:rPr>
                <w:noProof/>
                <w:webHidden/>
              </w:rPr>
              <w:fldChar w:fldCharType="separate"/>
            </w:r>
            <w:r>
              <w:rPr>
                <w:noProof/>
                <w:webHidden/>
              </w:rPr>
              <w:t>6</w:t>
            </w:r>
            <w:r>
              <w:rPr>
                <w:noProof/>
                <w:webHidden/>
              </w:rPr>
              <w:fldChar w:fldCharType="end"/>
            </w:r>
          </w:hyperlink>
        </w:p>
        <w:p w14:paraId="046B8995" w14:textId="27E5A44A"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09" w:history="1">
            <w:r w:rsidRPr="004C3872">
              <w:rPr>
                <w:rStyle w:val="Hyperlink"/>
                <w:rFonts w:ascii="Arial" w:hAnsi="Arial"/>
              </w:rPr>
              <w:t>2.1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Probleemstelling</w:t>
            </w:r>
            <w:r>
              <w:rPr>
                <w:webHidden/>
              </w:rPr>
              <w:tab/>
            </w:r>
            <w:r>
              <w:rPr>
                <w:webHidden/>
              </w:rPr>
              <w:fldChar w:fldCharType="begin"/>
            </w:r>
            <w:r>
              <w:rPr>
                <w:webHidden/>
              </w:rPr>
              <w:instrText xml:space="preserve"> PAGEREF _Toc190095009 \h </w:instrText>
            </w:r>
            <w:r>
              <w:rPr>
                <w:webHidden/>
              </w:rPr>
            </w:r>
            <w:r>
              <w:rPr>
                <w:webHidden/>
              </w:rPr>
              <w:fldChar w:fldCharType="separate"/>
            </w:r>
            <w:r>
              <w:rPr>
                <w:webHidden/>
              </w:rPr>
              <w:t>6</w:t>
            </w:r>
            <w:r>
              <w:rPr>
                <w:webHidden/>
              </w:rPr>
              <w:fldChar w:fldCharType="end"/>
            </w:r>
          </w:hyperlink>
        </w:p>
        <w:p w14:paraId="2C89BA53" w14:textId="0A938A60"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10" w:history="1">
            <w:r w:rsidRPr="004C3872">
              <w:rPr>
                <w:rStyle w:val="Hyperlink"/>
                <w:rFonts w:ascii="Arial" w:hAnsi="Arial"/>
              </w:rPr>
              <w:t>2.2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Doelstelling</w:t>
            </w:r>
            <w:r>
              <w:rPr>
                <w:webHidden/>
              </w:rPr>
              <w:tab/>
            </w:r>
            <w:r>
              <w:rPr>
                <w:webHidden/>
              </w:rPr>
              <w:fldChar w:fldCharType="begin"/>
            </w:r>
            <w:r>
              <w:rPr>
                <w:webHidden/>
              </w:rPr>
              <w:instrText xml:space="preserve"> PAGEREF _Toc190095010 \h </w:instrText>
            </w:r>
            <w:r>
              <w:rPr>
                <w:webHidden/>
              </w:rPr>
            </w:r>
            <w:r>
              <w:rPr>
                <w:webHidden/>
              </w:rPr>
              <w:fldChar w:fldCharType="separate"/>
            </w:r>
            <w:r>
              <w:rPr>
                <w:webHidden/>
              </w:rPr>
              <w:t>7</w:t>
            </w:r>
            <w:r>
              <w:rPr>
                <w:webHidden/>
              </w:rPr>
              <w:fldChar w:fldCharType="end"/>
            </w:r>
          </w:hyperlink>
        </w:p>
        <w:p w14:paraId="3ABDC789" w14:textId="066AB0BF"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11" w:history="1">
            <w:r w:rsidRPr="004C3872">
              <w:rPr>
                <w:rStyle w:val="Hyperlink"/>
                <w:rFonts w:ascii="Arial" w:hAnsi="Arial"/>
              </w:rPr>
              <w:t>2.3</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Eindresultaat</w:t>
            </w:r>
            <w:r>
              <w:rPr>
                <w:webHidden/>
              </w:rPr>
              <w:tab/>
            </w:r>
            <w:r>
              <w:rPr>
                <w:webHidden/>
              </w:rPr>
              <w:fldChar w:fldCharType="begin"/>
            </w:r>
            <w:r>
              <w:rPr>
                <w:webHidden/>
              </w:rPr>
              <w:instrText xml:space="preserve"> PAGEREF _Toc190095011 \h </w:instrText>
            </w:r>
            <w:r>
              <w:rPr>
                <w:webHidden/>
              </w:rPr>
            </w:r>
            <w:r>
              <w:rPr>
                <w:webHidden/>
              </w:rPr>
              <w:fldChar w:fldCharType="separate"/>
            </w:r>
            <w:r>
              <w:rPr>
                <w:webHidden/>
              </w:rPr>
              <w:t>7</w:t>
            </w:r>
            <w:r>
              <w:rPr>
                <w:webHidden/>
              </w:rPr>
              <w:fldChar w:fldCharType="end"/>
            </w:r>
          </w:hyperlink>
        </w:p>
        <w:p w14:paraId="1D9CB441" w14:textId="6329585A"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12" w:history="1">
            <w:r w:rsidRPr="004C3872">
              <w:rPr>
                <w:rStyle w:val="Hyperlink"/>
                <w:rFonts w:ascii="Arial" w:hAnsi="Arial" w:cs="Arial"/>
                <w:noProof/>
              </w:rPr>
              <w:t>3</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Projectactiviteiten en Fasering</w:t>
            </w:r>
            <w:r>
              <w:rPr>
                <w:noProof/>
                <w:webHidden/>
              </w:rPr>
              <w:tab/>
            </w:r>
            <w:r>
              <w:rPr>
                <w:noProof/>
                <w:webHidden/>
              </w:rPr>
              <w:fldChar w:fldCharType="begin"/>
            </w:r>
            <w:r>
              <w:rPr>
                <w:noProof/>
                <w:webHidden/>
              </w:rPr>
              <w:instrText xml:space="preserve"> PAGEREF _Toc190095012 \h </w:instrText>
            </w:r>
            <w:r>
              <w:rPr>
                <w:noProof/>
                <w:webHidden/>
              </w:rPr>
            </w:r>
            <w:r>
              <w:rPr>
                <w:noProof/>
                <w:webHidden/>
              </w:rPr>
              <w:fldChar w:fldCharType="separate"/>
            </w:r>
            <w:r>
              <w:rPr>
                <w:noProof/>
                <w:webHidden/>
              </w:rPr>
              <w:t>8</w:t>
            </w:r>
            <w:r>
              <w:rPr>
                <w:noProof/>
                <w:webHidden/>
              </w:rPr>
              <w:fldChar w:fldCharType="end"/>
            </w:r>
          </w:hyperlink>
        </w:p>
        <w:p w14:paraId="1FBBE128" w14:textId="26364540"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13" w:history="1">
            <w:r w:rsidRPr="004C3872">
              <w:rPr>
                <w:rStyle w:val="Hyperlink"/>
                <w:rFonts w:ascii="Arial" w:hAnsi="Arial"/>
              </w:rPr>
              <w:t>3.1 Overzicht Activiteiten</w:t>
            </w:r>
            <w:r>
              <w:rPr>
                <w:webHidden/>
              </w:rPr>
              <w:tab/>
            </w:r>
            <w:r>
              <w:rPr>
                <w:webHidden/>
              </w:rPr>
              <w:fldChar w:fldCharType="begin"/>
            </w:r>
            <w:r>
              <w:rPr>
                <w:webHidden/>
              </w:rPr>
              <w:instrText xml:space="preserve"> PAGEREF _Toc190095013 \h </w:instrText>
            </w:r>
            <w:r>
              <w:rPr>
                <w:webHidden/>
              </w:rPr>
            </w:r>
            <w:r>
              <w:rPr>
                <w:webHidden/>
              </w:rPr>
              <w:fldChar w:fldCharType="separate"/>
            </w:r>
            <w:r>
              <w:rPr>
                <w:webHidden/>
              </w:rPr>
              <w:t>8</w:t>
            </w:r>
            <w:r>
              <w:rPr>
                <w:webHidden/>
              </w:rPr>
              <w:fldChar w:fldCharType="end"/>
            </w:r>
          </w:hyperlink>
        </w:p>
        <w:p w14:paraId="05B97036" w14:textId="012AC7DF"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14" w:history="1">
            <w:r w:rsidRPr="004C3872">
              <w:rPr>
                <w:rStyle w:val="Hyperlink"/>
                <w:rFonts w:ascii="Arial" w:hAnsi="Arial" w:cs="Arial"/>
                <w:noProof/>
              </w:rPr>
              <w:t>4</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Kwaliteitswaarborging en Methodologie</w:t>
            </w:r>
            <w:r>
              <w:rPr>
                <w:noProof/>
                <w:webHidden/>
              </w:rPr>
              <w:tab/>
            </w:r>
            <w:r>
              <w:rPr>
                <w:noProof/>
                <w:webHidden/>
              </w:rPr>
              <w:fldChar w:fldCharType="begin"/>
            </w:r>
            <w:r>
              <w:rPr>
                <w:noProof/>
                <w:webHidden/>
              </w:rPr>
              <w:instrText xml:space="preserve"> PAGEREF _Toc190095014 \h </w:instrText>
            </w:r>
            <w:r>
              <w:rPr>
                <w:noProof/>
                <w:webHidden/>
              </w:rPr>
            </w:r>
            <w:r>
              <w:rPr>
                <w:noProof/>
                <w:webHidden/>
              </w:rPr>
              <w:fldChar w:fldCharType="separate"/>
            </w:r>
            <w:r>
              <w:rPr>
                <w:noProof/>
                <w:webHidden/>
              </w:rPr>
              <w:t>9</w:t>
            </w:r>
            <w:r>
              <w:rPr>
                <w:noProof/>
                <w:webHidden/>
              </w:rPr>
              <w:fldChar w:fldCharType="end"/>
            </w:r>
          </w:hyperlink>
        </w:p>
        <w:p w14:paraId="36126F55" w14:textId="1ECCEB22"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15" w:history="1">
            <w:r w:rsidRPr="004C3872">
              <w:rPr>
                <w:rStyle w:val="Hyperlink"/>
                <w:rFonts w:ascii="Arial" w:hAnsi="Arial"/>
              </w:rPr>
              <w:t>4.1 Kwaliteitseisen</w:t>
            </w:r>
            <w:r>
              <w:rPr>
                <w:webHidden/>
              </w:rPr>
              <w:tab/>
            </w:r>
            <w:r>
              <w:rPr>
                <w:webHidden/>
              </w:rPr>
              <w:fldChar w:fldCharType="begin"/>
            </w:r>
            <w:r>
              <w:rPr>
                <w:webHidden/>
              </w:rPr>
              <w:instrText xml:space="preserve"> PAGEREF _Toc190095015 \h </w:instrText>
            </w:r>
            <w:r>
              <w:rPr>
                <w:webHidden/>
              </w:rPr>
            </w:r>
            <w:r>
              <w:rPr>
                <w:webHidden/>
              </w:rPr>
              <w:fldChar w:fldCharType="separate"/>
            </w:r>
            <w:r>
              <w:rPr>
                <w:webHidden/>
              </w:rPr>
              <w:t>9</w:t>
            </w:r>
            <w:r>
              <w:rPr>
                <w:webHidden/>
              </w:rPr>
              <w:fldChar w:fldCharType="end"/>
            </w:r>
          </w:hyperlink>
        </w:p>
        <w:p w14:paraId="7C45CDB1" w14:textId="24959B31"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16" w:history="1">
            <w:r w:rsidRPr="004C3872">
              <w:rPr>
                <w:rStyle w:val="Hyperlink"/>
                <w:rFonts w:ascii="Arial" w:hAnsi="Arial"/>
              </w:rPr>
              <w:t>4.2 Werkwijze en Methodes</w:t>
            </w:r>
            <w:r>
              <w:rPr>
                <w:webHidden/>
              </w:rPr>
              <w:tab/>
            </w:r>
            <w:r>
              <w:rPr>
                <w:webHidden/>
              </w:rPr>
              <w:fldChar w:fldCharType="begin"/>
            </w:r>
            <w:r>
              <w:rPr>
                <w:webHidden/>
              </w:rPr>
              <w:instrText xml:space="preserve"> PAGEREF _Toc190095016 \h </w:instrText>
            </w:r>
            <w:r>
              <w:rPr>
                <w:webHidden/>
              </w:rPr>
            </w:r>
            <w:r>
              <w:rPr>
                <w:webHidden/>
              </w:rPr>
              <w:fldChar w:fldCharType="separate"/>
            </w:r>
            <w:r>
              <w:rPr>
                <w:webHidden/>
              </w:rPr>
              <w:t>10</w:t>
            </w:r>
            <w:r>
              <w:rPr>
                <w:webHidden/>
              </w:rPr>
              <w:fldChar w:fldCharType="end"/>
            </w:r>
          </w:hyperlink>
        </w:p>
        <w:p w14:paraId="1CF0F9E3" w14:textId="58E74DE2"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17" w:history="1">
            <w:r w:rsidRPr="004C3872">
              <w:rPr>
                <w:rStyle w:val="Hyperlink"/>
                <w:rFonts w:ascii="Arial" w:hAnsi="Arial"/>
              </w:rPr>
              <w:t>4.3 Risicomanagement</w:t>
            </w:r>
            <w:r>
              <w:rPr>
                <w:webHidden/>
              </w:rPr>
              <w:tab/>
            </w:r>
            <w:r>
              <w:rPr>
                <w:webHidden/>
              </w:rPr>
              <w:fldChar w:fldCharType="begin"/>
            </w:r>
            <w:r>
              <w:rPr>
                <w:webHidden/>
              </w:rPr>
              <w:instrText xml:space="preserve"> PAGEREF _Toc190095017 \h </w:instrText>
            </w:r>
            <w:r>
              <w:rPr>
                <w:webHidden/>
              </w:rPr>
            </w:r>
            <w:r>
              <w:rPr>
                <w:webHidden/>
              </w:rPr>
              <w:fldChar w:fldCharType="separate"/>
            </w:r>
            <w:r>
              <w:rPr>
                <w:webHidden/>
              </w:rPr>
              <w:t>10</w:t>
            </w:r>
            <w:r>
              <w:rPr>
                <w:webHidden/>
              </w:rPr>
              <w:fldChar w:fldCharType="end"/>
            </w:r>
          </w:hyperlink>
        </w:p>
        <w:p w14:paraId="63AF333C" w14:textId="1FC93750"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18" w:history="1">
            <w:r w:rsidRPr="004C3872">
              <w:rPr>
                <w:rStyle w:val="Hyperlink"/>
                <w:rFonts w:ascii="Arial" w:hAnsi="Arial" w:cs="Arial"/>
                <w:noProof/>
              </w:rPr>
              <w:t>5</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Projectgrenzen</w:t>
            </w:r>
            <w:r>
              <w:rPr>
                <w:noProof/>
                <w:webHidden/>
              </w:rPr>
              <w:tab/>
            </w:r>
            <w:r>
              <w:rPr>
                <w:noProof/>
                <w:webHidden/>
              </w:rPr>
              <w:fldChar w:fldCharType="begin"/>
            </w:r>
            <w:r>
              <w:rPr>
                <w:noProof/>
                <w:webHidden/>
              </w:rPr>
              <w:instrText xml:space="preserve"> PAGEREF _Toc190095018 \h </w:instrText>
            </w:r>
            <w:r>
              <w:rPr>
                <w:noProof/>
                <w:webHidden/>
              </w:rPr>
            </w:r>
            <w:r>
              <w:rPr>
                <w:noProof/>
                <w:webHidden/>
              </w:rPr>
              <w:fldChar w:fldCharType="separate"/>
            </w:r>
            <w:r>
              <w:rPr>
                <w:noProof/>
                <w:webHidden/>
              </w:rPr>
              <w:t>11</w:t>
            </w:r>
            <w:r>
              <w:rPr>
                <w:noProof/>
                <w:webHidden/>
              </w:rPr>
              <w:fldChar w:fldCharType="end"/>
            </w:r>
          </w:hyperlink>
        </w:p>
        <w:p w14:paraId="534D605C" w14:textId="6BA155FD"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19" w:history="1">
            <w:r w:rsidRPr="004C3872">
              <w:rPr>
                <w:rStyle w:val="Hyperlink"/>
                <w:rFonts w:ascii="Arial" w:hAnsi="Arial"/>
              </w:rPr>
              <w:t>5.1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Binnen scope</w:t>
            </w:r>
            <w:r>
              <w:rPr>
                <w:webHidden/>
              </w:rPr>
              <w:tab/>
            </w:r>
            <w:r>
              <w:rPr>
                <w:webHidden/>
              </w:rPr>
              <w:fldChar w:fldCharType="begin"/>
            </w:r>
            <w:r>
              <w:rPr>
                <w:webHidden/>
              </w:rPr>
              <w:instrText xml:space="preserve"> PAGEREF _Toc190095019 \h </w:instrText>
            </w:r>
            <w:r>
              <w:rPr>
                <w:webHidden/>
              </w:rPr>
            </w:r>
            <w:r>
              <w:rPr>
                <w:webHidden/>
              </w:rPr>
              <w:fldChar w:fldCharType="separate"/>
            </w:r>
            <w:r>
              <w:rPr>
                <w:webHidden/>
              </w:rPr>
              <w:t>11</w:t>
            </w:r>
            <w:r>
              <w:rPr>
                <w:webHidden/>
              </w:rPr>
              <w:fldChar w:fldCharType="end"/>
            </w:r>
          </w:hyperlink>
        </w:p>
        <w:p w14:paraId="5A7681E9" w14:textId="59FF4955"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0" w:history="1">
            <w:r w:rsidRPr="004C3872">
              <w:rPr>
                <w:rStyle w:val="Hyperlink"/>
                <w:rFonts w:ascii="Arial" w:hAnsi="Arial"/>
              </w:rPr>
              <w:t>5.2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Buiten scope</w:t>
            </w:r>
            <w:r>
              <w:rPr>
                <w:webHidden/>
              </w:rPr>
              <w:tab/>
            </w:r>
            <w:r>
              <w:rPr>
                <w:webHidden/>
              </w:rPr>
              <w:fldChar w:fldCharType="begin"/>
            </w:r>
            <w:r>
              <w:rPr>
                <w:webHidden/>
              </w:rPr>
              <w:instrText xml:space="preserve"> PAGEREF _Toc190095020 \h </w:instrText>
            </w:r>
            <w:r>
              <w:rPr>
                <w:webHidden/>
              </w:rPr>
            </w:r>
            <w:r>
              <w:rPr>
                <w:webHidden/>
              </w:rPr>
              <w:fldChar w:fldCharType="separate"/>
            </w:r>
            <w:r>
              <w:rPr>
                <w:webHidden/>
              </w:rPr>
              <w:t>11</w:t>
            </w:r>
            <w:r>
              <w:rPr>
                <w:webHidden/>
              </w:rPr>
              <w:fldChar w:fldCharType="end"/>
            </w:r>
          </w:hyperlink>
        </w:p>
        <w:p w14:paraId="0F62B558" w14:textId="03F26BD1"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21" w:history="1">
            <w:r w:rsidRPr="004C3872">
              <w:rPr>
                <w:rStyle w:val="Hyperlink"/>
                <w:rFonts w:ascii="Arial" w:hAnsi="Arial" w:cs="Arial"/>
                <w:noProof/>
              </w:rPr>
              <w:t>6</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Organisatie en Communicatie</w:t>
            </w:r>
            <w:r>
              <w:rPr>
                <w:noProof/>
                <w:webHidden/>
              </w:rPr>
              <w:tab/>
            </w:r>
            <w:r>
              <w:rPr>
                <w:noProof/>
                <w:webHidden/>
              </w:rPr>
              <w:fldChar w:fldCharType="begin"/>
            </w:r>
            <w:r>
              <w:rPr>
                <w:noProof/>
                <w:webHidden/>
              </w:rPr>
              <w:instrText xml:space="preserve"> PAGEREF _Toc190095021 \h </w:instrText>
            </w:r>
            <w:r>
              <w:rPr>
                <w:noProof/>
                <w:webHidden/>
              </w:rPr>
            </w:r>
            <w:r>
              <w:rPr>
                <w:noProof/>
                <w:webHidden/>
              </w:rPr>
              <w:fldChar w:fldCharType="separate"/>
            </w:r>
            <w:r>
              <w:rPr>
                <w:noProof/>
                <w:webHidden/>
              </w:rPr>
              <w:t>12</w:t>
            </w:r>
            <w:r>
              <w:rPr>
                <w:noProof/>
                <w:webHidden/>
              </w:rPr>
              <w:fldChar w:fldCharType="end"/>
            </w:r>
          </w:hyperlink>
        </w:p>
        <w:p w14:paraId="58D3A172" w14:textId="1932210E" w:rsidR="00BA21CD" w:rsidRDefault="00BA21CD">
          <w:pPr>
            <w:pStyle w:val="Inhopg2"/>
            <w:rPr>
              <w:rFonts w:asciiTheme="minorHAnsi" w:eastAsiaTheme="minorEastAsia" w:hAnsiTheme="minorHAnsi" w:cstheme="minorBidi"/>
              <w:smallCaps w:val="0"/>
              <w:color w:val="auto"/>
              <w:kern w:val="2"/>
              <w:sz w:val="24"/>
              <w:szCs w:val="24"/>
              <w14:ligatures w14:val="standardContextual"/>
            </w:rPr>
          </w:pPr>
          <w:hyperlink w:anchor="_Toc190095022" w:history="1">
            <w:r w:rsidRPr="004C3872">
              <w:rPr>
                <w:rStyle w:val="Hyperlink"/>
                <w:rFonts w:ascii="Arial" w:hAnsi="Arial"/>
              </w:rPr>
              <w:t>6.1 Stakeholderanalyse</w:t>
            </w:r>
            <w:r>
              <w:rPr>
                <w:webHidden/>
              </w:rPr>
              <w:tab/>
            </w:r>
            <w:r>
              <w:rPr>
                <w:webHidden/>
              </w:rPr>
              <w:fldChar w:fldCharType="begin"/>
            </w:r>
            <w:r>
              <w:rPr>
                <w:webHidden/>
              </w:rPr>
              <w:instrText xml:space="preserve"> PAGEREF _Toc190095022 \h </w:instrText>
            </w:r>
            <w:r>
              <w:rPr>
                <w:webHidden/>
              </w:rPr>
            </w:r>
            <w:r>
              <w:rPr>
                <w:webHidden/>
              </w:rPr>
              <w:fldChar w:fldCharType="separate"/>
            </w:r>
            <w:r>
              <w:rPr>
                <w:webHidden/>
              </w:rPr>
              <w:t>12</w:t>
            </w:r>
            <w:r>
              <w:rPr>
                <w:webHidden/>
              </w:rPr>
              <w:fldChar w:fldCharType="end"/>
            </w:r>
          </w:hyperlink>
        </w:p>
        <w:p w14:paraId="49E58042" w14:textId="12927760"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3" w:history="1">
            <w:r w:rsidRPr="004C3872">
              <w:rPr>
                <w:rStyle w:val="Hyperlink"/>
                <w:rFonts w:ascii="Arial" w:hAnsi="Arial"/>
              </w:rPr>
              <w:t>6.2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Communicatie</w:t>
            </w:r>
            <w:r>
              <w:rPr>
                <w:webHidden/>
              </w:rPr>
              <w:tab/>
            </w:r>
            <w:r>
              <w:rPr>
                <w:webHidden/>
              </w:rPr>
              <w:fldChar w:fldCharType="begin"/>
            </w:r>
            <w:r>
              <w:rPr>
                <w:webHidden/>
              </w:rPr>
              <w:instrText xml:space="preserve"> PAGEREF _Toc190095023 \h </w:instrText>
            </w:r>
            <w:r>
              <w:rPr>
                <w:webHidden/>
              </w:rPr>
            </w:r>
            <w:r>
              <w:rPr>
                <w:webHidden/>
              </w:rPr>
              <w:fldChar w:fldCharType="separate"/>
            </w:r>
            <w:r>
              <w:rPr>
                <w:webHidden/>
              </w:rPr>
              <w:t>12</w:t>
            </w:r>
            <w:r>
              <w:rPr>
                <w:webHidden/>
              </w:rPr>
              <w:fldChar w:fldCharType="end"/>
            </w:r>
          </w:hyperlink>
        </w:p>
        <w:p w14:paraId="047648C2" w14:textId="164543B2"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24" w:history="1">
            <w:r w:rsidRPr="004C3872">
              <w:rPr>
                <w:rStyle w:val="Hyperlink"/>
                <w:rFonts w:ascii="Arial" w:hAnsi="Arial" w:cs="Arial"/>
                <w:noProof/>
              </w:rPr>
              <w:t>7</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Planning</w:t>
            </w:r>
            <w:r>
              <w:rPr>
                <w:noProof/>
                <w:webHidden/>
              </w:rPr>
              <w:tab/>
            </w:r>
            <w:r>
              <w:rPr>
                <w:noProof/>
                <w:webHidden/>
              </w:rPr>
              <w:fldChar w:fldCharType="begin"/>
            </w:r>
            <w:r>
              <w:rPr>
                <w:noProof/>
                <w:webHidden/>
              </w:rPr>
              <w:instrText xml:space="preserve"> PAGEREF _Toc190095024 \h </w:instrText>
            </w:r>
            <w:r>
              <w:rPr>
                <w:noProof/>
                <w:webHidden/>
              </w:rPr>
            </w:r>
            <w:r>
              <w:rPr>
                <w:noProof/>
                <w:webHidden/>
              </w:rPr>
              <w:fldChar w:fldCharType="separate"/>
            </w:r>
            <w:r>
              <w:rPr>
                <w:noProof/>
                <w:webHidden/>
              </w:rPr>
              <w:t>13</w:t>
            </w:r>
            <w:r>
              <w:rPr>
                <w:noProof/>
                <w:webHidden/>
              </w:rPr>
              <w:fldChar w:fldCharType="end"/>
            </w:r>
          </w:hyperlink>
        </w:p>
        <w:p w14:paraId="48D1F9B7" w14:textId="342E44BA"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5" w:history="1">
            <w:r w:rsidRPr="004C3872">
              <w:rPr>
                <w:rStyle w:val="Hyperlink"/>
                <w:rFonts w:ascii="Arial" w:hAnsi="Arial"/>
              </w:rPr>
              <w:t>7.1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Tijdsplanning en Mijlpalen</w:t>
            </w:r>
            <w:r>
              <w:rPr>
                <w:webHidden/>
              </w:rPr>
              <w:tab/>
            </w:r>
            <w:r>
              <w:rPr>
                <w:webHidden/>
              </w:rPr>
              <w:fldChar w:fldCharType="begin"/>
            </w:r>
            <w:r>
              <w:rPr>
                <w:webHidden/>
              </w:rPr>
              <w:instrText xml:space="preserve"> PAGEREF _Toc190095025 \h </w:instrText>
            </w:r>
            <w:r>
              <w:rPr>
                <w:webHidden/>
              </w:rPr>
            </w:r>
            <w:r>
              <w:rPr>
                <w:webHidden/>
              </w:rPr>
              <w:fldChar w:fldCharType="separate"/>
            </w:r>
            <w:r>
              <w:rPr>
                <w:webHidden/>
              </w:rPr>
              <w:t>13</w:t>
            </w:r>
            <w:r>
              <w:rPr>
                <w:webHidden/>
              </w:rPr>
              <w:fldChar w:fldCharType="end"/>
            </w:r>
          </w:hyperlink>
        </w:p>
        <w:p w14:paraId="3A65C702" w14:textId="7D5BF026"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6" w:history="1">
            <w:r w:rsidRPr="004C3872">
              <w:rPr>
                <w:rStyle w:val="Hyperlink"/>
                <w:rFonts w:ascii="Arial" w:hAnsi="Arial"/>
              </w:rPr>
              <w:t>7.2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Tijdsplanning en Mijlpalen</w:t>
            </w:r>
            <w:r>
              <w:rPr>
                <w:webHidden/>
              </w:rPr>
              <w:tab/>
            </w:r>
            <w:r>
              <w:rPr>
                <w:webHidden/>
              </w:rPr>
              <w:fldChar w:fldCharType="begin"/>
            </w:r>
            <w:r>
              <w:rPr>
                <w:webHidden/>
              </w:rPr>
              <w:instrText xml:space="preserve"> PAGEREF _Toc190095026 \h </w:instrText>
            </w:r>
            <w:r>
              <w:rPr>
                <w:webHidden/>
              </w:rPr>
            </w:r>
            <w:r>
              <w:rPr>
                <w:webHidden/>
              </w:rPr>
              <w:fldChar w:fldCharType="separate"/>
            </w:r>
            <w:r>
              <w:rPr>
                <w:webHidden/>
              </w:rPr>
              <w:t>13</w:t>
            </w:r>
            <w:r>
              <w:rPr>
                <w:webHidden/>
              </w:rPr>
              <w:fldChar w:fldCharType="end"/>
            </w:r>
          </w:hyperlink>
        </w:p>
        <w:p w14:paraId="6D907649" w14:textId="07C4DE3D"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27" w:history="1">
            <w:r w:rsidRPr="004C3872">
              <w:rPr>
                <w:rStyle w:val="Hyperlink"/>
                <w:rFonts w:ascii="Arial" w:hAnsi="Arial" w:cs="Arial"/>
                <w:noProof/>
              </w:rPr>
              <w:t>8</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Competenties en Activiteiten</w:t>
            </w:r>
            <w:r>
              <w:rPr>
                <w:noProof/>
                <w:webHidden/>
              </w:rPr>
              <w:tab/>
            </w:r>
            <w:r>
              <w:rPr>
                <w:noProof/>
                <w:webHidden/>
              </w:rPr>
              <w:fldChar w:fldCharType="begin"/>
            </w:r>
            <w:r>
              <w:rPr>
                <w:noProof/>
                <w:webHidden/>
              </w:rPr>
              <w:instrText xml:space="preserve"> PAGEREF _Toc190095027 \h </w:instrText>
            </w:r>
            <w:r>
              <w:rPr>
                <w:noProof/>
                <w:webHidden/>
              </w:rPr>
            </w:r>
            <w:r>
              <w:rPr>
                <w:noProof/>
                <w:webHidden/>
              </w:rPr>
              <w:fldChar w:fldCharType="separate"/>
            </w:r>
            <w:r>
              <w:rPr>
                <w:noProof/>
                <w:webHidden/>
              </w:rPr>
              <w:t>14</w:t>
            </w:r>
            <w:r>
              <w:rPr>
                <w:noProof/>
                <w:webHidden/>
              </w:rPr>
              <w:fldChar w:fldCharType="end"/>
            </w:r>
          </w:hyperlink>
        </w:p>
        <w:p w14:paraId="5A16B133" w14:textId="12562015"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8" w:history="1">
            <w:r w:rsidRPr="004C3872">
              <w:rPr>
                <w:rStyle w:val="Hyperlink"/>
                <w:rFonts w:ascii="Arial" w:hAnsi="Arial"/>
              </w:rPr>
              <w:t>8.1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SMART Competentiedoelen</w:t>
            </w:r>
            <w:r>
              <w:rPr>
                <w:webHidden/>
              </w:rPr>
              <w:tab/>
            </w:r>
            <w:r>
              <w:rPr>
                <w:webHidden/>
              </w:rPr>
              <w:fldChar w:fldCharType="begin"/>
            </w:r>
            <w:r>
              <w:rPr>
                <w:webHidden/>
              </w:rPr>
              <w:instrText xml:space="preserve"> PAGEREF _Toc190095028 \h </w:instrText>
            </w:r>
            <w:r>
              <w:rPr>
                <w:webHidden/>
              </w:rPr>
            </w:r>
            <w:r>
              <w:rPr>
                <w:webHidden/>
              </w:rPr>
              <w:fldChar w:fldCharType="separate"/>
            </w:r>
            <w:r>
              <w:rPr>
                <w:webHidden/>
              </w:rPr>
              <w:t>14</w:t>
            </w:r>
            <w:r>
              <w:rPr>
                <w:webHidden/>
              </w:rPr>
              <w:fldChar w:fldCharType="end"/>
            </w:r>
          </w:hyperlink>
        </w:p>
        <w:p w14:paraId="3398D3E9" w14:textId="3739A122"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29" w:history="1">
            <w:r w:rsidRPr="004C3872">
              <w:rPr>
                <w:rStyle w:val="Hyperlink"/>
                <w:rFonts w:ascii="Arial" w:hAnsi="Arial"/>
              </w:rPr>
              <w:t>8.2</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bCs/>
              </w:rPr>
              <w:t>Activiteiten en Reflectie</w:t>
            </w:r>
            <w:r>
              <w:rPr>
                <w:webHidden/>
              </w:rPr>
              <w:tab/>
            </w:r>
            <w:r>
              <w:rPr>
                <w:webHidden/>
              </w:rPr>
              <w:fldChar w:fldCharType="begin"/>
            </w:r>
            <w:r>
              <w:rPr>
                <w:webHidden/>
              </w:rPr>
              <w:instrText xml:space="preserve"> PAGEREF _Toc190095029 \h </w:instrText>
            </w:r>
            <w:r>
              <w:rPr>
                <w:webHidden/>
              </w:rPr>
            </w:r>
            <w:r>
              <w:rPr>
                <w:webHidden/>
              </w:rPr>
              <w:fldChar w:fldCharType="separate"/>
            </w:r>
            <w:r>
              <w:rPr>
                <w:webHidden/>
              </w:rPr>
              <w:t>15</w:t>
            </w:r>
            <w:r>
              <w:rPr>
                <w:webHidden/>
              </w:rPr>
              <w:fldChar w:fldCharType="end"/>
            </w:r>
          </w:hyperlink>
        </w:p>
        <w:p w14:paraId="09065815" w14:textId="6746DD85" w:rsidR="00BA21CD" w:rsidRDefault="00BA21CD">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30" w:history="1">
            <w:r w:rsidRPr="004C3872">
              <w:rPr>
                <w:rStyle w:val="Hyperlink"/>
                <w:rFonts w:ascii="Arial" w:hAnsi="Arial" w:cs="Arial"/>
                <w:noProof/>
              </w:rPr>
              <w:t>9</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Bibliografie</w:t>
            </w:r>
            <w:r>
              <w:rPr>
                <w:noProof/>
                <w:webHidden/>
              </w:rPr>
              <w:tab/>
            </w:r>
            <w:r>
              <w:rPr>
                <w:noProof/>
                <w:webHidden/>
              </w:rPr>
              <w:fldChar w:fldCharType="begin"/>
            </w:r>
            <w:r>
              <w:rPr>
                <w:noProof/>
                <w:webHidden/>
              </w:rPr>
              <w:instrText xml:space="preserve"> PAGEREF _Toc190095030 \h </w:instrText>
            </w:r>
            <w:r>
              <w:rPr>
                <w:noProof/>
                <w:webHidden/>
              </w:rPr>
            </w:r>
            <w:r>
              <w:rPr>
                <w:noProof/>
                <w:webHidden/>
              </w:rPr>
              <w:fldChar w:fldCharType="separate"/>
            </w:r>
            <w:r>
              <w:rPr>
                <w:noProof/>
                <w:webHidden/>
              </w:rPr>
              <w:t>15</w:t>
            </w:r>
            <w:r>
              <w:rPr>
                <w:noProof/>
                <w:webHidden/>
              </w:rPr>
              <w:fldChar w:fldCharType="end"/>
            </w:r>
          </w:hyperlink>
        </w:p>
        <w:p w14:paraId="536DC737" w14:textId="7753BF30" w:rsidR="00BA21CD" w:rsidRDefault="00BA21CD">
          <w:pPr>
            <w:pStyle w:val="Inhopg1"/>
            <w:tabs>
              <w:tab w:val="left" w:pos="66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0095031" w:history="1">
            <w:r w:rsidRPr="004C3872">
              <w:rPr>
                <w:rStyle w:val="Hyperlink"/>
                <w:rFonts w:ascii="Arial" w:hAnsi="Arial" w:cs="Arial"/>
                <w:noProof/>
              </w:rPr>
              <w:t>10</w:t>
            </w:r>
            <w:r>
              <w:rPr>
                <w:rFonts w:asciiTheme="minorHAnsi" w:eastAsiaTheme="minorEastAsia" w:hAnsiTheme="minorHAnsi" w:cstheme="minorBidi"/>
                <w:b w:val="0"/>
                <w:caps w:val="0"/>
                <w:noProof/>
                <w:color w:val="auto"/>
                <w:kern w:val="2"/>
                <w:sz w:val="24"/>
                <w:szCs w:val="24"/>
                <w14:ligatures w14:val="standardContextual"/>
              </w:rPr>
              <w:tab/>
            </w:r>
            <w:r w:rsidRPr="004C3872">
              <w:rPr>
                <w:rStyle w:val="Hyperlink"/>
                <w:rFonts w:ascii="Arial" w:hAnsi="Arial" w:cs="Arial"/>
                <w:noProof/>
              </w:rPr>
              <w:t>Conclusie</w:t>
            </w:r>
            <w:r>
              <w:rPr>
                <w:noProof/>
                <w:webHidden/>
              </w:rPr>
              <w:tab/>
            </w:r>
            <w:r>
              <w:rPr>
                <w:noProof/>
                <w:webHidden/>
              </w:rPr>
              <w:fldChar w:fldCharType="begin"/>
            </w:r>
            <w:r>
              <w:rPr>
                <w:noProof/>
                <w:webHidden/>
              </w:rPr>
              <w:instrText xml:space="preserve"> PAGEREF _Toc190095031 \h </w:instrText>
            </w:r>
            <w:r>
              <w:rPr>
                <w:noProof/>
                <w:webHidden/>
              </w:rPr>
            </w:r>
            <w:r>
              <w:rPr>
                <w:noProof/>
                <w:webHidden/>
              </w:rPr>
              <w:fldChar w:fldCharType="separate"/>
            </w:r>
            <w:r>
              <w:rPr>
                <w:noProof/>
                <w:webHidden/>
              </w:rPr>
              <w:t>15</w:t>
            </w:r>
            <w:r>
              <w:rPr>
                <w:noProof/>
                <w:webHidden/>
              </w:rPr>
              <w:fldChar w:fldCharType="end"/>
            </w:r>
          </w:hyperlink>
        </w:p>
        <w:p w14:paraId="35805B8D" w14:textId="504D29E9" w:rsidR="00BA21CD" w:rsidRDefault="00BA21CD">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0095032" w:history="1">
            <w:r w:rsidRPr="004C3872">
              <w:rPr>
                <w:rStyle w:val="Hyperlink"/>
                <w:rFonts w:ascii="Arial" w:hAnsi="Arial"/>
              </w:rPr>
              <w:t>10.1</w:t>
            </w:r>
            <w:r>
              <w:rPr>
                <w:rFonts w:asciiTheme="minorHAnsi" w:eastAsiaTheme="minorEastAsia" w:hAnsiTheme="minorHAnsi" w:cstheme="minorBidi"/>
                <w:smallCaps w:val="0"/>
                <w:color w:val="auto"/>
                <w:kern w:val="2"/>
                <w:sz w:val="24"/>
                <w:szCs w:val="24"/>
                <w14:ligatures w14:val="standardContextual"/>
              </w:rPr>
              <w:tab/>
            </w:r>
            <w:r w:rsidRPr="004C3872">
              <w:rPr>
                <w:rStyle w:val="Hyperlink"/>
                <w:rFonts w:ascii="Arial" w:hAnsi="Arial"/>
              </w:rPr>
              <w:t>Goedkeuring en Handtekeningen</w:t>
            </w:r>
            <w:r>
              <w:rPr>
                <w:webHidden/>
              </w:rPr>
              <w:tab/>
            </w:r>
            <w:r>
              <w:rPr>
                <w:webHidden/>
              </w:rPr>
              <w:fldChar w:fldCharType="begin"/>
            </w:r>
            <w:r>
              <w:rPr>
                <w:webHidden/>
              </w:rPr>
              <w:instrText xml:space="preserve"> PAGEREF _Toc190095032 \h </w:instrText>
            </w:r>
            <w:r>
              <w:rPr>
                <w:webHidden/>
              </w:rPr>
            </w:r>
            <w:r>
              <w:rPr>
                <w:webHidden/>
              </w:rPr>
              <w:fldChar w:fldCharType="separate"/>
            </w:r>
            <w:r>
              <w:rPr>
                <w:webHidden/>
              </w:rPr>
              <w:t>15</w:t>
            </w:r>
            <w:r>
              <w:rPr>
                <w:webHidden/>
              </w:rPr>
              <w:fldChar w:fldCharType="end"/>
            </w:r>
          </w:hyperlink>
        </w:p>
        <w:p w14:paraId="21742AB2" w14:textId="18451082" w:rsidR="00552809" w:rsidRPr="00462DB7" w:rsidRDefault="00552809">
          <w:pPr>
            <w:rPr>
              <w:rFonts w:ascii="Arial" w:hAnsi="Arial" w:cs="Arial"/>
            </w:rPr>
          </w:pPr>
          <w:r w:rsidRPr="00462DB7">
            <w:rPr>
              <w:rFonts w:ascii="Arial" w:hAnsi="Arial" w:cs="Arial"/>
              <w:b/>
              <w:bCs/>
            </w:rPr>
            <w:fldChar w:fldCharType="end"/>
          </w:r>
        </w:p>
      </w:sdtContent>
    </w:sdt>
    <w:p w14:paraId="0096B613" w14:textId="77777777" w:rsidR="00120A64" w:rsidRPr="00462DB7" w:rsidRDefault="00120A64">
      <w:pPr>
        <w:spacing w:after="160" w:line="259" w:lineRule="auto"/>
        <w:jc w:val="left"/>
        <w:rPr>
          <w:rFonts w:ascii="Arial" w:hAnsi="Arial" w:cs="Arial"/>
          <w:lang w:eastAsia="nl-NL"/>
        </w:rPr>
      </w:pPr>
      <w:r w:rsidRPr="00462DB7">
        <w:rPr>
          <w:rFonts w:ascii="Arial" w:hAnsi="Arial" w:cs="Arial"/>
          <w:lang w:eastAsia="nl-NL"/>
        </w:rPr>
        <w:br w:type="page"/>
      </w:r>
    </w:p>
    <w:p w14:paraId="30D3AE5A" w14:textId="16AC10AD" w:rsidR="00CD6709" w:rsidRPr="00462DB7" w:rsidRDefault="001A4316" w:rsidP="00120A64">
      <w:pPr>
        <w:pStyle w:val="Kop1"/>
        <w:rPr>
          <w:rFonts w:ascii="Arial" w:hAnsi="Arial" w:cs="Arial"/>
        </w:rPr>
      </w:pPr>
      <w:bookmarkStart w:id="15" w:name="_Toc190095004"/>
      <w:r w:rsidRPr="00462DB7">
        <w:rPr>
          <w:rFonts w:ascii="Arial" w:hAnsi="Arial" w:cs="Arial"/>
        </w:rPr>
        <w:lastRenderedPageBreak/>
        <w:t>Inleiding</w:t>
      </w:r>
      <w:bookmarkEnd w:id="15"/>
      <w:r w:rsidR="005D4DD5" w:rsidRPr="00462DB7">
        <w:rPr>
          <w:rFonts w:ascii="Arial" w:hAnsi="Arial" w:cs="Arial"/>
        </w:rPr>
        <w:t xml:space="preserve"> </w:t>
      </w:r>
    </w:p>
    <w:p w14:paraId="43D4760F" w14:textId="77777777" w:rsidR="000F314C" w:rsidRPr="00462DB7" w:rsidRDefault="000F314C" w:rsidP="000F314C">
      <w:pPr>
        <w:pStyle w:val="Kop2"/>
        <w:rPr>
          <w:rFonts w:ascii="Arial" w:hAnsi="Arial" w:cs="Arial"/>
        </w:rPr>
      </w:pPr>
      <w:bookmarkStart w:id="16" w:name="_Toc23864187"/>
      <w:bookmarkStart w:id="17" w:name="_Toc32581607"/>
      <w:bookmarkStart w:id="18" w:name="_Toc190095005"/>
      <w:r w:rsidRPr="00462DB7">
        <w:rPr>
          <w:rFonts w:ascii="Arial" w:hAnsi="Arial" w:cs="Arial"/>
        </w:rPr>
        <w:t>Beknopte beschrijvin</w:t>
      </w:r>
      <w:bookmarkEnd w:id="16"/>
      <w:r w:rsidRPr="00462DB7">
        <w:rPr>
          <w:rFonts w:ascii="Arial" w:hAnsi="Arial" w:cs="Arial"/>
        </w:rPr>
        <w:t>g</w:t>
      </w:r>
      <w:bookmarkEnd w:id="17"/>
      <w:bookmarkEnd w:id="18"/>
    </w:p>
    <w:p w14:paraId="6C8716FC" w14:textId="5DD496FB" w:rsidR="00626D34" w:rsidRPr="00462DB7" w:rsidRDefault="00626D34" w:rsidP="00626D34">
      <w:pPr>
        <w:jc w:val="left"/>
        <w:rPr>
          <w:rFonts w:ascii="Arial" w:eastAsia="Times New Roman" w:hAnsi="Arial" w:cs="Arial"/>
          <w:szCs w:val="20"/>
          <w:lang w:eastAsia="nl-NL"/>
        </w:rPr>
      </w:pPr>
      <w:bookmarkStart w:id="19" w:name="_Toc32581609"/>
      <w:r w:rsidRPr="00462DB7">
        <w:rPr>
          <w:rFonts w:ascii="Arial" w:eastAsia="Times New Roman" w:hAnsi="Arial" w:cs="Arial"/>
          <w:szCs w:val="20"/>
          <w:lang w:eastAsia="nl-NL"/>
        </w:rPr>
        <w:t>D</w:t>
      </w:r>
      <w:r w:rsidR="008B4876" w:rsidRPr="00462DB7">
        <w:rPr>
          <w:rFonts w:ascii="Arial" w:eastAsia="Times New Roman" w:hAnsi="Arial" w:cs="Arial"/>
          <w:szCs w:val="20"/>
          <w:lang w:eastAsia="nl-NL"/>
        </w:rPr>
        <w:t xml:space="preserve">it plan van aanpak (PvA) beschrijft de aanpak voor het afstudeerproject waarin een embedded apparaat wordt ontworpen en ontwikkeld. Het doel is om een technisch probleem te analyseren, een oplossing te ontwerpen en deze te implementeren. </w:t>
      </w:r>
      <w:commentRangeStart w:id="20"/>
      <w:r w:rsidR="008B4876" w:rsidRPr="00462DB7">
        <w:rPr>
          <w:rFonts w:ascii="Arial" w:eastAsia="Times New Roman" w:hAnsi="Arial" w:cs="Arial"/>
          <w:szCs w:val="20"/>
          <w:lang w:eastAsia="nl-NL"/>
        </w:rPr>
        <w:t>Dit omvat zowel de hardware- als softwareontwikkeling van een datalogger die gebruikt wordt voor forensisch onderzoek naar verkeersongevallen</w:t>
      </w:r>
      <w:commentRangeEnd w:id="20"/>
      <w:r w:rsidR="00B96E4A">
        <w:rPr>
          <w:rStyle w:val="Verwijzingopmerking"/>
          <w:rFonts w:ascii="Arial" w:eastAsia="Times New Roman" w:hAnsi="Arial" w:cs="Times New Roman"/>
          <w:szCs w:val="20"/>
          <w:lang w:eastAsia="nl-NL"/>
        </w:rPr>
        <w:commentReference w:id="20"/>
      </w:r>
      <w:r w:rsidR="008B4876" w:rsidRPr="00462DB7">
        <w:rPr>
          <w:rFonts w:ascii="Arial" w:eastAsia="Times New Roman" w:hAnsi="Arial" w:cs="Arial"/>
          <w:szCs w:val="20"/>
          <w:lang w:eastAsia="nl-NL"/>
        </w:rPr>
        <w:t xml:space="preserve">. Het PvA dient als leidraad voor het project en wordt gebruikt om de voortgang te monitoren en </w:t>
      </w:r>
      <w:commentRangeStart w:id="21"/>
      <w:r w:rsidR="008B4876" w:rsidRPr="00462DB7">
        <w:rPr>
          <w:rFonts w:ascii="Arial" w:eastAsia="Times New Roman" w:hAnsi="Arial" w:cs="Arial"/>
          <w:szCs w:val="20"/>
          <w:lang w:eastAsia="nl-NL"/>
        </w:rPr>
        <w:t>afwijkingen te onderbouwen</w:t>
      </w:r>
      <w:r w:rsidRPr="00462DB7">
        <w:rPr>
          <w:rFonts w:ascii="Arial" w:eastAsia="Times New Roman" w:hAnsi="Arial" w:cs="Arial"/>
          <w:szCs w:val="20"/>
          <w:lang w:eastAsia="nl-NL"/>
        </w:rPr>
        <w:t>.</w:t>
      </w:r>
      <w:commentRangeEnd w:id="21"/>
      <w:r w:rsidR="00B96E4A">
        <w:rPr>
          <w:rStyle w:val="Verwijzingopmerking"/>
          <w:rFonts w:ascii="Arial" w:eastAsia="Times New Roman" w:hAnsi="Arial" w:cs="Times New Roman"/>
          <w:szCs w:val="20"/>
          <w:lang w:eastAsia="nl-NL"/>
        </w:rPr>
        <w:commentReference w:id="21"/>
      </w:r>
    </w:p>
    <w:p w14:paraId="45B38C9E" w14:textId="46FE2CFD" w:rsidR="000D5980" w:rsidRPr="00462DB7" w:rsidRDefault="00564A3C" w:rsidP="000F314C">
      <w:pPr>
        <w:pStyle w:val="Kop2"/>
        <w:rPr>
          <w:rFonts w:ascii="Arial" w:hAnsi="Arial" w:cs="Arial"/>
        </w:rPr>
      </w:pPr>
      <w:bookmarkStart w:id="22" w:name="_Toc190095006"/>
      <w:r w:rsidRPr="00462DB7">
        <w:rPr>
          <w:rFonts w:ascii="Arial" w:hAnsi="Arial" w:cs="Arial"/>
        </w:rPr>
        <w:t>Aanleiding</w:t>
      </w:r>
      <w:bookmarkEnd w:id="22"/>
    </w:p>
    <w:p w14:paraId="32AEA6FE" w14:textId="6DC9FFCA" w:rsidR="008B4876" w:rsidRPr="00462DB7" w:rsidRDefault="008B4876" w:rsidP="008B4876">
      <w:pPr>
        <w:rPr>
          <w:rFonts w:ascii="Arial" w:hAnsi="Arial" w:cs="Arial"/>
        </w:rPr>
      </w:pPr>
      <w:r w:rsidRPr="00462DB7">
        <w:rPr>
          <w:rFonts w:ascii="Arial" w:hAnsi="Arial" w:cs="Arial"/>
        </w:rPr>
        <w:t xml:space="preserve">Bij ernstige verkeersongevallen onderzoekt het team Forensische Opsporing de toedracht. Op kruispunten met een </w:t>
      </w:r>
      <w:commentRangeStart w:id="23"/>
      <w:r w:rsidRPr="00462DB7">
        <w:rPr>
          <w:rFonts w:ascii="Arial" w:hAnsi="Arial" w:cs="Arial"/>
        </w:rPr>
        <w:t xml:space="preserve">verkeersregelinstallatie (VRI) </w:t>
      </w:r>
      <w:commentRangeEnd w:id="23"/>
      <w:r w:rsidR="00B96E4A">
        <w:rPr>
          <w:rStyle w:val="Verwijzingopmerking"/>
          <w:rFonts w:ascii="Arial" w:eastAsia="Times New Roman" w:hAnsi="Arial" w:cs="Times New Roman"/>
          <w:szCs w:val="20"/>
          <w:lang w:eastAsia="nl-NL"/>
        </w:rPr>
        <w:commentReference w:id="23"/>
      </w:r>
      <w:r w:rsidRPr="00462DB7">
        <w:rPr>
          <w:rFonts w:ascii="Arial" w:hAnsi="Arial" w:cs="Arial"/>
        </w:rPr>
        <w:t xml:space="preserve">slaat de VRI-computer relevante data op. Wanneer een voertuig </w:t>
      </w:r>
      <w:r w:rsidR="00E204E3" w:rsidRPr="00462DB7">
        <w:rPr>
          <w:rFonts w:ascii="Arial" w:hAnsi="Arial" w:cs="Arial"/>
        </w:rPr>
        <w:t xml:space="preserve">het kruispunt </w:t>
      </w:r>
      <w:r w:rsidRPr="00462DB7">
        <w:rPr>
          <w:rFonts w:ascii="Arial" w:hAnsi="Arial" w:cs="Arial"/>
        </w:rPr>
        <w:t xml:space="preserve">nadert, registreert </w:t>
      </w:r>
      <w:commentRangeStart w:id="24"/>
      <w:r w:rsidRPr="00462DB7">
        <w:rPr>
          <w:rFonts w:ascii="Arial" w:hAnsi="Arial" w:cs="Arial"/>
        </w:rPr>
        <w:t xml:space="preserve">een detectielus </w:t>
      </w:r>
      <w:commentRangeEnd w:id="24"/>
      <w:r w:rsidR="00B96E4A">
        <w:rPr>
          <w:rStyle w:val="Verwijzingopmerking"/>
          <w:rFonts w:ascii="Arial" w:eastAsia="Times New Roman" w:hAnsi="Arial" w:cs="Times New Roman"/>
          <w:szCs w:val="20"/>
          <w:lang w:eastAsia="nl-NL"/>
        </w:rPr>
        <w:commentReference w:id="24"/>
      </w:r>
      <w:r w:rsidRPr="00462DB7">
        <w:rPr>
          <w:rFonts w:ascii="Arial" w:hAnsi="Arial" w:cs="Arial"/>
        </w:rPr>
        <w:t>verstoringen in het magnetische veld, die worden gelogd. Deze data kan inzicht geven in snelheid en roodlichtnegatie.</w:t>
      </w:r>
    </w:p>
    <w:p w14:paraId="1F34B15B" w14:textId="77777777" w:rsidR="008B4876" w:rsidRPr="00462DB7" w:rsidRDefault="008B4876" w:rsidP="008B4876">
      <w:pPr>
        <w:rPr>
          <w:rFonts w:ascii="Arial" w:hAnsi="Arial" w:cs="Arial"/>
        </w:rPr>
      </w:pPr>
    </w:p>
    <w:p w14:paraId="71492F31" w14:textId="00BBB779" w:rsidR="008B4876" w:rsidRPr="00462DB7" w:rsidRDefault="006B78AA" w:rsidP="008B4876">
      <w:pPr>
        <w:rPr>
          <w:rFonts w:ascii="Arial" w:hAnsi="Arial" w:cs="Arial"/>
        </w:rPr>
      </w:pPr>
      <w:r w:rsidRPr="00462DB7">
        <w:rPr>
          <w:rFonts w:ascii="Arial" w:hAnsi="Arial" w:cs="Arial"/>
        </w:rPr>
        <w:t xml:space="preserve">Een cruciaal aspect hierbij is de nauwkeurigheid van de tijdstempel. De VRI-computer registreert tijdswaarden met een resolutie van 0,1 seconde (10 Hz), wat kan leiden tot afrondingsverschillen. Deze tijdsregistratie wordt gebruikt om de snelheid van een voertuig tussen de detectielussen te berekenen. De politie gebruikt een datalogger om de tijdstempels van de VRI-computer te valideren en eventuele afrondingsverschillen vast te stellen </w:t>
      </w:r>
      <w:commentRangeStart w:id="25"/>
      <w:r w:rsidRPr="00462DB7">
        <w:rPr>
          <w:rFonts w:ascii="Arial" w:hAnsi="Arial" w:cs="Arial"/>
        </w:rPr>
        <w:t xml:space="preserve">(zie tabel 2). </w:t>
      </w:r>
      <w:commentRangeEnd w:id="25"/>
      <w:r w:rsidR="00C1633D">
        <w:rPr>
          <w:rStyle w:val="Verwijzingopmerking"/>
          <w:rFonts w:ascii="Arial" w:eastAsia="Times New Roman" w:hAnsi="Arial" w:cs="Times New Roman"/>
          <w:szCs w:val="20"/>
          <w:lang w:eastAsia="nl-NL"/>
        </w:rPr>
        <w:commentReference w:id="25"/>
      </w:r>
      <w:r w:rsidRPr="00462DB7">
        <w:rPr>
          <w:rFonts w:ascii="Arial" w:hAnsi="Arial" w:cs="Arial"/>
        </w:rPr>
        <w:t xml:space="preserve">Een afwijking van 0,1 seconde kan een </w:t>
      </w:r>
      <w:commentRangeStart w:id="26"/>
      <w:r w:rsidRPr="00462DB7">
        <w:rPr>
          <w:rFonts w:ascii="Arial" w:hAnsi="Arial" w:cs="Arial"/>
        </w:rPr>
        <w:t xml:space="preserve">snelheidsonzekerheid </w:t>
      </w:r>
      <w:commentRangeEnd w:id="26"/>
      <w:r w:rsidR="00B96E4A">
        <w:rPr>
          <w:rStyle w:val="Verwijzingopmerking"/>
          <w:rFonts w:ascii="Arial" w:eastAsia="Times New Roman" w:hAnsi="Arial" w:cs="Times New Roman"/>
          <w:szCs w:val="20"/>
          <w:lang w:eastAsia="nl-NL"/>
        </w:rPr>
        <w:commentReference w:id="26"/>
      </w:r>
      <w:r w:rsidRPr="00462DB7">
        <w:rPr>
          <w:rFonts w:ascii="Arial" w:hAnsi="Arial" w:cs="Arial"/>
        </w:rPr>
        <w:t>tot 30 km/h veroorzaken.</w:t>
      </w:r>
    </w:p>
    <w:p w14:paraId="52B64E1D" w14:textId="77777777" w:rsidR="008B4876" w:rsidRPr="00462DB7" w:rsidRDefault="008B4876" w:rsidP="008B4876">
      <w:pPr>
        <w:rPr>
          <w:rFonts w:ascii="Arial" w:hAnsi="Arial" w:cs="Arial"/>
        </w:rPr>
      </w:pPr>
    </w:p>
    <w:p w14:paraId="43B1A29B" w14:textId="32E2945D" w:rsidR="007116A8" w:rsidRPr="00462DB7" w:rsidRDefault="008B4876" w:rsidP="008B4876">
      <w:pPr>
        <w:rPr>
          <w:rFonts w:ascii="Arial" w:hAnsi="Arial" w:cs="Arial"/>
        </w:rPr>
      </w:pPr>
      <w:r w:rsidRPr="00462DB7">
        <w:rPr>
          <w:rFonts w:ascii="Arial" w:hAnsi="Arial" w:cs="Arial"/>
        </w:rPr>
        <w:t xml:space="preserve">De huidige datalogger voldoet echter niet meer aan </w:t>
      </w:r>
      <w:commentRangeStart w:id="27"/>
      <w:r w:rsidRPr="00462DB7">
        <w:rPr>
          <w:rFonts w:ascii="Arial" w:hAnsi="Arial" w:cs="Arial"/>
        </w:rPr>
        <w:t>de eisen</w:t>
      </w:r>
      <w:commentRangeEnd w:id="27"/>
      <w:r w:rsidR="00B96E4A">
        <w:rPr>
          <w:rStyle w:val="Verwijzingopmerking"/>
          <w:rFonts w:ascii="Arial" w:eastAsia="Times New Roman" w:hAnsi="Arial" w:cs="Times New Roman"/>
          <w:szCs w:val="20"/>
          <w:lang w:eastAsia="nl-NL"/>
        </w:rPr>
        <w:commentReference w:id="27"/>
      </w:r>
      <w:r w:rsidRPr="00462DB7">
        <w:rPr>
          <w:rFonts w:ascii="Arial" w:hAnsi="Arial" w:cs="Arial"/>
        </w:rPr>
        <w:t xml:space="preserve">. De tekortkomingen liggen onder andere op het gebied van verouderde hard- en software en het </w:t>
      </w:r>
      <w:commentRangeStart w:id="28"/>
      <w:r w:rsidRPr="00462DB7">
        <w:rPr>
          <w:rFonts w:ascii="Arial" w:hAnsi="Arial" w:cs="Arial"/>
        </w:rPr>
        <w:t xml:space="preserve">mist enkele </w:t>
      </w:r>
      <w:commentRangeEnd w:id="28"/>
      <w:r w:rsidR="00C1633D">
        <w:rPr>
          <w:rStyle w:val="Verwijzingopmerking"/>
          <w:rFonts w:ascii="Arial" w:eastAsia="Times New Roman" w:hAnsi="Arial" w:cs="Times New Roman"/>
          <w:szCs w:val="20"/>
          <w:lang w:eastAsia="nl-NL"/>
        </w:rPr>
        <w:commentReference w:id="28"/>
      </w:r>
      <w:r w:rsidRPr="00462DB7">
        <w:rPr>
          <w:rFonts w:ascii="Arial" w:hAnsi="Arial" w:cs="Arial"/>
        </w:rPr>
        <w:t>functionaliteiten. Daarom krijg ik de mogelijkheid om een nieuw en verbeterd model te ontwikkelen, met een focus op betrouwbaarheid, gebruiksgemak en toekomstbestendigheid.</w:t>
      </w:r>
    </w:p>
    <w:p w14:paraId="1AA531D7" w14:textId="42F843F8" w:rsidR="00EF6130" w:rsidRPr="00462DB7" w:rsidRDefault="00564A3C" w:rsidP="006D3341">
      <w:pPr>
        <w:pStyle w:val="Kop2"/>
        <w:rPr>
          <w:rFonts w:ascii="Arial" w:hAnsi="Arial" w:cs="Arial"/>
        </w:rPr>
      </w:pPr>
      <w:bookmarkStart w:id="29" w:name="_Toc190095007"/>
      <w:r w:rsidRPr="00462DB7">
        <w:rPr>
          <w:rFonts w:ascii="Arial" w:hAnsi="Arial" w:cs="Arial"/>
        </w:rPr>
        <w:t>Doel document</w:t>
      </w:r>
      <w:bookmarkEnd w:id="29"/>
    </w:p>
    <w:p w14:paraId="5227D76D" w14:textId="37E6125D" w:rsidR="005740A2" w:rsidRPr="00462DB7" w:rsidRDefault="00CF4F8A" w:rsidP="006D3341">
      <w:pPr>
        <w:rPr>
          <w:rFonts w:ascii="Arial" w:hAnsi="Arial" w:cs="Arial"/>
        </w:rPr>
      </w:pPr>
      <w:r w:rsidRPr="00462DB7">
        <w:rPr>
          <w:rFonts w:ascii="Arial" w:hAnsi="Arial" w:cs="Arial"/>
        </w:rPr>
        <w:t>D</w:t>
      </w:r>
      <w:r w:rsidR="008B4876" w:rsidRPr="00462DB7">
        <w:rPr>
          <w:rFonts w:ascii="Arial" w:hAnsi="Arial" w:cs="Arial"/>
        </w:rPr>
        <w:t xml:space="preserve">it plan van aanpak dient als leidraad voor de afstudeerperiode en beschrijft de opdracht, </w:t>
      </w:r>
      <w:commentRangeStart w:id="30"/>
      <w:r w:rsidR="008B4876" w:rsidRPr="00462DB7">
        <w:rPr>
          <w:rFonts w:ascii="Arial" w:hAnsi="Arial" w:cs="Arial"/>
        </w:rPr>
        <w:t xml:space="preserve">methoden </w:t>
      </w:r>
      <w:commentRangeEnd w:id="30"/>
      <w:r w:rsidR="00C1633D">
        <w:rPr>
          <w:rStyle w:val="Verwijzingopmerking"/>
          <w:rFonts w:ascii="Arial" w:eastAsia="Times New Roman" w:hAnsi="Arial" w:cs="Times New Roman"/>
          <w:szCs w:val="20"/>
          <w:lang w:eastAsia="nl-NL"/>
        </w:rPr>
        <w:commentReference w:id="30"/>
      </w:r>
      <w:r w:rsidR="008B4876" w:rsidRPr="00462DB7">
        <w:rPr>
          <w:rFonts w:ascii="Arial" w:hAnsi="Arial" w:cs="Arial"/>
        </w:rPr>
        <w:t xml:space="preserve">en verwachte resultaten. </w:t>
      </w:r>
      <w:commentRangeStart w:id="31"/>
      <w:r w:rsidR="008B4876" w:rsidRPr="00462DB7">
        <w:rPr>
          <w:rFonts w:ascii="Arial" w:hAnsi="Arial" w:cs="Arial"/>
        </w:rPr>
        <w:t>Daarnaast fungeert het als toetsingskader om de voortgang en kwaliteit van het project te bewaken en als communicatiemiddel tussen de betrokken partijen, zoals de opdrachtgever, de begeleider en andere stakeholders.</w:t>
      </w:r>
      <w:commentRangeEnd w:id="31"/>
      <w:r w:rsidR="00C1633D">
        <w:rPr>
          <w:rStyle w:val="Verwijzingopmerking"/>
          <w:rFonts w:ascii="Arial" w:eastAsia="Times New Roman" w:hAnsi="Arial" w:cs="Times New Roman"/>
          <w:szCs w:val="20"/>
          <w:lang w:eastAsia="nl-NL"/>
        </w:rPr>
        <w:commentReference w:id="31"/>
      </w:r>
    </w:p>
    <w:p w14:paraId="397E3749" w14:textId="77777777" w:rsidR="006D3341" w:rsidRPr="00462DB7" w:rsidRDefault="006D3341" w:rsidP="006D3341">
      <w:pPr>
        <w:rPr>
          <w:rFonts w:ascii="Arial" w:hAnsi="Arial" w:cs="Arial"/>
        </w:rPr>
      </w:pPr>
    </w:p>
    <w:bookmarkEnd w:id="19"/>
    <w:p w14:paraId="0CD72956" w14:textId="77777777" w:rsidR="00EB0D5C" w:rsidRPr="00462DB7" w:rsidRDefault="00EB0D5C" w:rsidP="00C16E7C">
      <w:pPr>
        <w:pStyle w:val="Geenafstand"/>
        <w:rPr>
          <w:rFonts w:cs="Arial"/>
        </w:rPr>
      </w:pPr>
      <w:r w:rsidRPr="00462DB7">
        <w:rPr>
          <w:rFonts w:cs="Arial"/>
          <w:noProof/>
        </w:rPr>
        <w:lastRenderedPageBreak/>
        <w:drawing>
          <wp:inline distT="0" distB="0" distL="0" distR="0" wp14:anchorId="1BDD59A3" wp14:editId="31DC2A4A">
            <wp:extent cx="5736590" cy="5200650"/>
            <wp:effectExtent l="19050" t="19050" r="16510" b="19050"/>
            <wp:docPr id="23403529" name="Afbeelding 12" descr="Afbeelding met tekst, schermopname, Parallel, lijn&#10;&#10;Automatisch gegenereerde beschrijving">
              <a:extLst xmlns:a="http://schemas.openxmlformats.org/drawingml/2006/main">
                <a:ext uri="{FF2B5EF4-FFF2-40B4-BE49-F238E27FC236}">
                  <a16:creationId xmlns:a16="http://schemas.microsoft.com/office/drawing/2014/main" id="{2B0E4957-D1CA-D93F-8AB6-424C8C08E4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2" descr="Afbeelding met tekst, schermopname, Parallel, lijn&#10;&#10;Automatisch gegenereerde beschrijving">
                      <a:extLst>
                        <a:ext uri="{FF2B5EF4-FFF2-40B4-BE49-F238E27FC236}">
                          <a16:creationId xmlns:a16="http://schemas.microsoft.com/office/drawing/2014/main" id="{2B0E4957-D1CA-D93F-8AB6-424C8C08E464}"/>
                        </a:ext>
                      </a:extLst>
                    </pic:cNvPr>
                    <pic:cNvPicPr>
                      <a:picLocks noChangeAspect="1"/>
                    </pic:cNvPicPr>
                  </pic:nvPicPr>
                  <pic:blipFill rotWithShape="1">
                    <a:blip r:embed="rId16"/>
                    <a:srcRect t="4704" b="172"/>
                    <a:stretch/>
                  </pic:blipFill>
                  <pic:spPr bwMode="auto">
                    <a:xfrm>
                      <a:off x="0" y="0"/>
                      <a:ext cx="5745073" cy="52083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0ACE69" w14:textId="34EA55F9" w:rsidR="00B26BB8" w:rsidRPr="00462DB7" w:rsidRDefault="00EB0D5C" w:rsidP="00C16E7C">
      <w:pPr>
        <w:pStyle w:val="Geenafstand"/>
        <w:rPr>
          <w:rFonts w:cs="Arial"/>
          <w:b/>
          <w:color w:val="004682" w:themeColor="text2"/>
          <w:sz w:val="16"/>
          <w:szCs w:val="16"/>
        </w:rPr>
      </w:pPr>
      <w:r w:rsidRPr="00462DB7">
        <w:rPr>
          <w:rFonts w:cs="Arial"/>
          <w:b/>
          <w:bCs/>
          <w:i/>
          <w:iCs/>
          <w:color w:val="004682" w:themeColor="text2"/>
          <w:sz w:val="16"/>
          <w:szCs w:val="16"/>
        </w:rPr>
        <w:t xml:space="preserve">Tabel </w:t>
      </w:r>
      <w:r w:rsidRPr="00462DB7">
        <w:rPr>
          <w:rFonts w:cs="Arial"/>
          <w:b/>
          <w:bCs/>
          <w:i/>
          <w:iCs/>
          <w:color w:val="004682" w:themeColor="text2"/>
          <w:sz w:val="16"/>
          <w:szCs w:val="16"/>
        </w:rPr>
        <w:fldChar w:fldCharType="begin"/>
      </w:r>
      <w:r w:rsidRPr="00462DB7">
        <w:rPr>
          <w:rFonts w:cs="Arial"/>
          <w:b/>
          <w:bCs/>
          <w:i/>
          <w:iCs/>
          <w:color w:val="004682" w:themeColor="text2"/>
          <w:sz w:val="16"/>
          <w:szCs w:val="16"/>
        </w:rPr>
        <w:instrText xml:space="preserve"> SEQ Tabel \* ARABIC </w:instrText>
      </w:r>
      <w:r w:rsidRPr="00462DB7">
        <w:rPr>
          <w:rFonts w:cs="Arial"/>
          <w:b/>
          <w:bCs/>
          <w:i/>
          <w:iCs/>
          <w:color w:val="004682" w:themeColor="text2"/>
          <w:sz w:val="16"/>
          <w:szCs w:val="16"/>
        </w:rPr>
        <w:fldChar w:fldCharType="separate"/>
      </w:r>
      <w:r w:rsidR="00DE12CE" w:rsidRPr="00462DB7">
        <w:rPr>
          <w:rFonts w:cs="Arial"/>
          <w:b/>
          <w:bCs/>
          <w:i/>
          <w:iCs/>
          <w:noProof/>
          <w:color w:val="004682" w:themeColor="text2"/>
          <w:sz w:val="16"/>
          <w:szCs w:val="16"/>
        </w:rPr>
        <w:t>2</w:t>
      </w:r>
      <w:r w:rsidRPr="00462DB7">
        <w:rPr>
          <w:rFonts w:cs="Arial"/>
          <w:b/>
          <w:bCs/>
          <w:i/>
          <w:iCs/>
          <w:color w:val="004682" w:themeColor="text2"/>
          <w:sz w:val="16"/>
          <w:szCs w:val="16"/>
        </w:rPr>
        <w:fldChar w:fldCharType="end"/>
      </w:r>
      <w:r w:rsidRPr="00462DB7">
        <w:rPr>
          <w:rFonts w:cs="Arial"/>
          <w:i/>
          <w:iCs/>
          <w:color w:val="004682" w:themeColor="text2"/>
          <w:sz w:val="16"/>
          <w:szCs w:val="16"/>
        </w:rPr>
        <w:t>:</w:t>
      </w:r>
      <w:r w:rsidRPr="00462DB7">
        <w:rPr>
          <w:rFonts w:cs="Arial"/>
          <w:color w:val="004682" w:themeColor="text2"/>
          <w:sz w:val="16"/>
          <w:szCs w:val="16"/>
        </w:rPr>
        <w:t xml:space="preserve"> Rekenblad van validatieonderzoek</w:t>
      </w:r>
      <w:r w:rsidR="00F12015" w:rsidRPr="00462DB7">
        <w:rPr>
          <w:rFonts w:cs="Arial"/>
          <w:color w:val="004682" w:themeColor="text2"/>
          <w:sz w:val="16"/>
          <w:szCs w:val="16"/>
        </w:rPr>
        <w:t xml:space="preserve"> (Bron:</w:t>
      </w:r>
      <w:r w:rsidR="00022C61" w:rsidRPr="00462DB7">
        <w:rPr>
          <w:rFonts w:cs="Arial"/>
          <w:color w:val="004682" w:themeColor="text2"/>
          <w:sz w:val="16"/>
          <w:szCs w:val="16"/>
        </w:rPr>
        <w:t xml:space="preserve"> rechtspraak</w:t>
      </w:r>
      <w:r w:rsidR="00F12015" w:rsidRPr="00462DB7">
        <w:rPr>
          <w:rFonts w:cs="Arial"/>
          <w:b/>
          <w:bCs/>
          <w:color w:val="004682" w:themeColor="text2"/>
          <w:sz w:val="16"/>
          <w:szCs w:val="16"/>
        </w:rPr>
        <w:t xml:space="preserve"> </w:t>
      </w:r>
      <w:r w:rsidR="00F12015" w:rsidRPr="00462DB7">
        <w:rPr>
          <w:rFonts w:cs="Arial"/>
          <w:color w:val="004682" w:themeColor="text2"/>
          <w:sz w:val="16"/>
          <w:szCs w:val="16"/>
        </w:rPr>
        <w:t>ECLI:NL:RBZWB:2023:8013)</w:t>
      </w:r>
      <w:r w:rsidRPr="00462DB7">
        <w:rPr>
          <w:rFonts w:cs="Arial"/>
          <w:color w:val="004682" w:themeColor="text2"/>
          <w:sz w:val="16"/>
          <w:szCs w:val="16"/>
        </w:rPr>
        <w:t xml:space="preserve">. </w:t>
      </w:r>
    </w:p>
    <w:p w14:paraId="4BD0CB5A" w14:textId="77777777" w:rsidR="00B26BB8" w:rsidRPr="00462DB7" w:rsidRDefault="00B26BB8" w:rsidP="000F314C">
      <w:pPr>
        <w:rPr>
          <w:rFonts w:ascii="Arial" w:hAnsi="Arial" w:cs="Arial"/>
        </w:rPr>
      </w:pPr>
    </w:p>
    <w:p w14:paraId="2E7D64AF" w14:textId="77777777" w:rsidR="006B78AA" w:rsidRPr="00462DB7" w:rsidRDefault="006B78AA" w:rsidP="000F314C">
      <w:pPr>
        <w:rPr>
          <w:rFonts w:ascii="Arial" w:hAnsi="Arial" w:cs="Arial"/>
        </w:rPr>
      </w:pPr>
    </w:p>
    <w:p w14:paraId="6F7FF7B1" w14:textId="77777777" w:rsidR="006B78AA" w:rsidRPr="00462DB7" w:rsidRDefault="006B78AA" w:rsidP="000F314C">
      <w:pPr>
        <w:rPr>
          <w:rFonts w:ascii="Arial" w:hAnsi="Arial" w:cs="Arial"/>
        </w:rPr>
      </w:pPr>
    </w:p>
    <w:p w14:paraId="7D9C2FB4" w14:textId="77777777" w:rsidR="006B78AA" w:rsidRPr="00462DB7" w:rsidRDefault="006B78AA" w:rsidP="000F314C">
      <w:pPr>
        <w:rPr>
          <w:rFonts w:ascii="Arial" w:hAnsi="Arial" w:cs="Arial"/>
        </w:rPr>
      </w:pPr>
    </w:p>
    <w:p w14:paraId="2C83EED5" w14:textId="77777777" w:rsidR="006B78AA" w:rsidRPr="00462DB7" w:rsidRDefault="006B78AA" w:rsidP="000F314C">
      <w:pPr>
        <w:rPr>
          <w:rFonts w:ascii="Arial" w:hAnsi="Arial" w:cs="Arial"/>
        </w:rPr>
      </w:pPr>
    </w:p>
    <w:p w14:paraId="62FE3989" w14:textId="77777777" w:rsidR="006B78AA" w:rsidRPr="00462DB7" w:rsidRDefault="006B78AA" w:rsidP="000F314C">
      <w:pPr>
        <w:rPr>
          <w:rFonts w:ascii="Arial" w:hAnsi="Arial" w:cs="Arial"/>
        </w:rPr>
      </w:pPr>
    </w:p>
    <w:p w14:paraId="5A31BB90" w14:textId="77777777" w:rsidR="006B78AA" w:rsidRPr="00462DB7" w:rsidRDefault="006B78AA" w:rsidP="000F314C">
      <w:pPr>
        <w:rPr>
          <w:rFonts w:ascii="Arial" w:hAnsi="Arial" w:cs="Arial"/>
        </w:rPr>
      </w:pPr>
    </w:p>
    <w:p w14:paraId="5F3581A6" w14:textId="77777777" w:rsidR="006B78AA" w:rsidRPr="00462DB7" w:rsidRDefault="006B78AA" w:rsidP="000F314C">
      <w:pPr>
        <w:rPr>
          <w:rFonts w:ascii="Arial" w:hAnsi="Arial" w:cs="Arial"/>
        </w:rPr>
      </w:pPr>
    </w:p>
    <w:p w14:paraId="7E2F9F98" w14:textId="77777777" w:rsidR="006B78AA" w:rsidRPr="00462DB7" w:rsidRDefault="006B78AA" w:rsidP="000F314C">
      <w:pPr>
        <w:rPr>
          <w:rFonts w:ascii="Arial" w:hAnsi="Arial" w:cs="Arial"/>
        </w:rPr>
      </w:pPr>
    </w:p>
    <w:p w14:paraId="0E73C868" w14:textId="77777777" w:rsidR="006B78AA" w:rsidRPr="00462DB7" w:rsidRDefault="006B78AA" w:rsidP="000F314C">
      <w:pPr>
        <w:rPr>
          <w:rFonts w:ascii="Arial" w:hAnsi="Arial" w:cs="Arial"/>
        </w:rPr>
      </w:pPr>
    </w:p>
    <w:p w14:paraId="707CA0AE" w14:textId="77777777" w:rsidR="006B78AA" w:rsidRPr="00462DB7" w:rsidRDefault="006B78AA" w:rsidP="000F314C">
      <w:pPr>
        <w:rPr>
          <w:rFonts w:ascii="Arial" w:hAnsi="Arial" w:cs="Arial"/>
        </w:rPr>
      </w:pPr>
    </w:p>
    <w:p w14:paraId="2059A160" w14:textId="77777777" w:rsidR="006B78AA" w:rsidRPr="00462DB7" w:rsidRDefault="006B78AA" w:rsidP="000F314C">
      <w:pPr>
        <w:rPr>
          <w:rFonts w:ascii="Arial" w:hAnsi="Arial" w:cs="Arial"/>
        </w:rPr>
      </w:pPr>
    </w:p>
    <w:p w14:paraId="7B75E256" w14:textId="77777777" w:rsidR="006B78AA" w:rsidRPr="00462DB7" w:rsidRDefault="006B78AA" w:rsidP="000F314C">
      <w:pPr>
        <w:rPr>
          <w:rFonts w:ascii="Arial" w:hAnsi="Arial" w:cs="Arial"/>
        </w:rPr>
      </w:pPr>
    </w:p>
    <w:p w14:paraId="4206BE3F" w14:textId="77777777" w:rsidR="006B78AA" w:rsidRPr="00462DB7" w:rsidRDefault="006B78AA" w:rsidP="000F314C">
      <w:pPr>
        <w:rPr>
          <w:rFonts w:ascii="Arial" w:hAnsi="Arial" w:cs="Arial"/>
        </w:rPr>
      </w:pPr>
    </w:p>
    <w:p w14:paraId="51B714C4" w14:textId="77777777" w:rsidR="006B78AA" w:rsidRPr="00462DB7" w:rsidRDefault="006B78AA" w:rsidP="000F314C">
      <w:pPr>
        <w:rPr>
          <w:rFonts w:ascii="Arial" w:hAnsi="Arial" w:cs="Arial"/>
        </w:rPr>
      </w:pPr>
    </w:p>
    <w:p w14:paraId="467D78C7" w14:textId="77777777" w:rsidR="006B78AA" w:rsidRPr="00462DB7" w:rsidRDefault="006B78AA" w:rsidP="000F314C">
      <w:pPr>
        <w:rPr>
          <w:rFonts w:ascii="Arial" w:hAnsi="Arial" w:cs="Arial"/>
        </w:rPr>
      </w:pPr>
    </w:p>
    <w:p w14:paraId="6CAB93BD" w14:textId="266F52B6" w:rsidR="00556806" w:rsidRPr="00462DB7" w:rsidRDefault="008C292B" w:rsidP="00556806">
      <w:pPr>
        <w:pStyle w:val="Kop1"/>
        <w:rPr>
          <w:rFonts w:ascii="Arial" w:hAnsi="Arial" w:cs="Arial"/>
        </w:rPr>
      </w:pPr>
      <w:bookmarkStart w:id="32" w:name="_Toc190095008"/>
      <w:r w:rsidRPr="00462DB7">
        <w:rPr>
          <w:rFonts w:ascii="Arial" w:hAnsi="Arial" w:cs="Arial"/>
        </w:rPr>
        <w:lastRenderedPageBreak/>
        <w:t>Probleemanalyse en opdrachtomschrijving</w:t>
      </w:r>
      <w:bookmarkEnd w:id="32"/>
    </w:p>
    <w:p w14:paraId="58884052" w14:textId="642653FE" w:rsidR="00564A3C" w:rsidRPr="00462DB7" w:rsidRDefault="008C292B" w:rsidP="00556806">
      <w:pPr>
        <w:pStyle w:val="Kop2"/>
        <w:rPr>
          <w:rFonts w:ascii="Arial" w:hAnsi="Arial" w:cs="Arial"/>
        </w:rPr>
      </w:pPr>
      <w:bookmarkStart w:id="33" w:name="_Toc190095009"/>
      <w:r w:rsidRPr="00462DB7">
        <w:rPr>
          <w:rFonts w:ascii="Arial" w:hAnsi="Arial" w:cs="Arial"/>
        </w:rPr>
        <w:t>Probleemstelling</w:t>
      </w:r>
      <w:bookmarkEnd w:id="33"/>
    </w:p>
    <w:p w14:paraId="028E606B" w14:textId="15CAB527" w:rsidR="007640ED" w:rsidRPr="00462DB7" w:rsidRDefault="007640ED" w:rsidP="007640ED">
      <w:pPr>
        <w:rPr>
          <w:rFonts w:ascii="Arial" w:hAnsi="Arial" w:cs="Arial"/>
        </w:rPr>
      </w:pPr>
      <w:commentRangeStart w:id="34"/>
      <w:r w:rsidRPr="00462DB7">
        <w:rPr>
          <w:rFonts w:ascii="Arial" w:hAnsi="Arial" w:cs="Arial"/>
        </w:rPr>
        <w:t>De politie maakt gebruik van verschillende meetinstrumenten. Binnen de nationale politie zijn er 11 teams Forensische Opsporing, waarvoor meetapparatuur bij voorkeur centraal wordt ingekocht. Dit gebeurt meestal via een landelijke aanbesteding, waarbij alle teams inspraak hebben in de functionaliteiten. Omdat de politie vaak specifieke metingen uitvoert, worden er compromissen gesloten om een apparaat te kiezen dat zo breed mogelijk inzetbaar is. Maatwerk wordt zelden overwogen vanwege de hoge kosten en lange levertermijnen</w:t>
      </w:r>
      <w:commentRangeEnd w:id="34"/>
      <w:r w:rsidR="00432FCF">
        <w:rPr>
          <w:rStyle w:val="Verwijzingopmerking"/>
          <w:rFonts w:ascii="Arial" w:eastAsia="Times New Roman" w:hAnsi="Arial" w:cs="Times New Roman"/>
          <w:szCs w:val="20"/>
          <w:lang w:eastAsia="nl-NL"/>
        </w:rPr>
        <w:commentReference w:id="34"/>
      </w:r>
      <w:r w:rsidRPr="00462DB7">
        <w:rPr>
          <w:rFonts w:ascii="Arial" w:hAnsi="Arial" w:cs="Arial"/>
        </w:rPr>
        <w:t>.</w:t>
      </w:r>
    </w:p>
    <w:p w14:paraId="7FBD6E13" w14:textId="77777777" w:rsidR="007640ED" w:rsidRPr="00462DB7" w:rsidRDefault="007640ED" w:rsidP="007640ED">
      <w:pPr>
        <w:rPr>
          <w:rFonts w:ascii="Arial" w:hAnsi="Arial" w:cs="Arial"/>
        </w:rPr>
      </w:pPr>
    </w:p>
    <w:p w14:paraId="180F60D7" w14:textId="1E43E377" w:rsidR="007640ED" w:rsidRPr="00462DB7" w:rsidRDefault="007640ED" w:rsidP="00564A3C">
      <w:pPr>
        <w:rPr>
          <w:rFonts w:ascii="Arial" w:hAnsi="Arial" w:cs="Arial"/>
        </w:rPr>
      </w:pPr>
      <w:r w:rsidRPr="00462DB7">
        <w:rPr>
          <w:rFonts w:ascii="Arial" w:hAnsi="Arial" w:cs="Arial"/>
        </w:rPr>
        <w:t xml:space="preserve">Meetapparaten gaan gemiddeld tien jaar mee, </w:t>
      </w:r>
      <w:commentRangeStart w:id="35"/>
      <w:r w:rsidRPr="00462DB7">
        <w:rPr>
          <w:rFonts w:ascii="Arial" w:hAnsi="Arial" w:cs="Arial"/>
        </w:rPr>
        <w:t xml:space="preserve">inclusief </w:t>
      </w:r>
      <w:commentRangeEnd w:id="35"/>
      <w:r w:rsidR="00432FCF">
        <w:rPr>
          <w:rStyle w:val="Verwijzingopmerking"/>
          <w:rFonts w:ascii="Arial" w:eastAsia="Times New Roman" w:hAnsi="Arial" w:cs="Times New Roman"/>
          <w:szCs w:val="20"/>
          <w:lang w:eastAsia="nl-NL"/>
        </w:rPr>
        <w:commentReference w:id="35"/>
      </w:r>
      <w:r w:rsidRPr="00462DB7">
        <w:rPr>
          <w:rFonts w:ascii="Arial" w:hAnsi="Arial" w:cs="Arial"/>
        </w:rPr>
        <w:t>onderhoudscontract. Momenteel zijn er verschillende meetinstrumenten in omloop, waaronder een datalogger die wordt gebruikt voor validatieonderzoek bij verkeersregelinstallaties</w:t>
      </w:r>
      <w:r w:rsidR="00A273BD" w:rsidRPr="00462DB7">
        <w:rPr>
          <w:rFonts w:ascii="Arial" w:hAnsi="Arial" w:cs="Arial"/>
        </w:rPr>
        <w:t xml:space="preserve"> (zie afbeelding 1)</w:t>
      </w:r>
      <w:r w:rsidRPr="00462DB7">
        <w:rPr>
          <w:rFonts w:ascii="Arial" w:hAnsi="Arial" w:cs="Arial"/>
        </w:rPr>
        <w:t xml:space="preserve">. Dit apparaat is echter uitgefaseerd; </w:t>
      </w:r>
      <w:r w:rsidR="00A245CC" w:rsidRPr="00462DB7">
        <w:rPr>
          <w:rFonts w:ascii="Arial" w:hAnsi="Arial" w:cs="Arial"/>
        </w:rPr>
        <w:t xml:space="preserve">het </w:t>
      </w:r>
      <w:r w:rsidRPr="00462DB7">
        <w:rPr>
          <w:rFonts w:ascii="Arial" w:hAnsi="Arial" w:cs="Arial"/>
        </w:rPr>
        <w:t>onderhoud</w:t>
      </w:r>
      <w:r w:rsidR="00A245CC" w:rsidRPr="00462DB7">
        <w:rPr>
          <w:rFonts w:ascii="Arial" w:hAnsi="Arial" w:cs="Arial"/>
        </w:rPr>
        <w:t>scontract is verlopen</w:t>
      </w:r>
      <w:r w:rsidRPr="00462DB7">
        <w:rPr>
          <w:rFonts w:ascii="Arial" w:hAnsi="Arial" w:cs="Arial"/>
        </w:rPr>
        <w:t xml:space="preserve"> en reparatie</w:t>
      </w:r>
      <w:r w:rsidR="00A245CC" w:rsidRPr="00462DB7">
        <w:rPr>
          <w:rFonts w:ascii="Arial" w:hAnsi="Arial" w:cs="Arial"/>
        </w:rPr>
        <w:t>s</w:t>
      </w:r>
      <w:r w:rsidRPr="00462DB7">
        <w:rPr>
          <w:rFonts w:ascii="Arial" w:hAnsi="Arial" w:cs="Arial"/>
        </w:rPr>
        <w:t xml:space="preserve"> zijn niet meer mogelijk, </w:t>
      </w:r>
      <w:r w:rsidR="00A245CC" w:rsidRPr="00462DB7">
        <w:rPr>
          <w:rFonts w:ascii="Arial" w:hAnsi="Arial" w:cs="Arial"/>
        </w:rPr>
        <w:t>want</w:t>
      </w:r>
      <w:r w:rsidRPr="00462DB7">
        <w:rPr>
          <w:rFonts w:ascii="Arial" w:hAnsi="Arial" w:cs="Arial"/>
        </w:rPr>
        <w:t xml:space="preserve"> reserveonderdelen zijn </w:t>
      </w:r>
      <w:commentRangeStart w:id="36"/>
      <w:r w:rsidRPr="00462DB7">
        <w:rPr>
          <w:rFonts w:ascii="Arial" w:hAnsi="Arial" w:cs="Arial"/>
        </w:rPr>
        <w:t xml:space="preserve">nauwelijks </w:t>
      </w:r>
      <w:commentRangeEnd w:id="36"/>
      <w:r w:rsidR="00432FCF">
        <w:rPr>
          <w:rStyle w:val="Verwijzingopmerking"/>
          <w:rFonts w:ascii="Arial" w:eastAsia="Times New Roman" w:hAnsi="Arial" w:cs="Times New Roman"/>
          <w:szCs w:val="20"/>
          <w:lang w:eastAsia="nl-NL"/>
        </w:rPr>
        <w:commentReference w:id="36"/>
      </w:r>
      <w:r w:rsidRPr="00462DB7">
        <w:rPr>
          <w:rFonts w:ascii="Arial" w:hAnsi="Arial" w:cs="Arial"/>
        </w:rPr>
        <w:t xml:space="preserve">verkrijgbaar. </w:t>
      </w:r>
      <w:r w:rsidR="00A245CC" w:rsidRPr="00462DB7">
        <w:rPr>
          <w:rFonts w:ascii="Arial" w:hAnsi="Arial" w:cs="Arial"/>
        </w:rPr>
        <w:t xml:space="preserve">De software van de datalogger is niet compatible met de huidige versie van Windows. </w:t>
      </w:r>
      <w:r w:rsidRPr="00462DB7">
        <w:rPr>
          <w:rFonts w:ascii="Arial" w:hAnsi="Arial" w:cs="Arial"/>
        </w:rPr>
        <w:t>Hierdoor ontstaat de noodzaak voor een vervangend meetinstrument.</w:t>
      </w:r>
      <w:r w:rsidR="0017273E" w:rsidRPr="00462DB7">
        <w:rPr>
          <w:rFonts w:ascii="Arial" w:hAnsi="Arial" w:cs="Arial"/>
        </w:rPr>
        <w:t xml:space="preserve"> </w:t>
      </w:r>
    </w:p>
    <w:p w14:paraId="306195A2" w14:textId="77777777" w:rsidR="00A245CC" w:rsidRPr="00462DB7" w:rsidRDefault="00A245CC" w:rsidP="00564A3C">
      <w:pPr>
        <w:rPr>
          <w:rFonts w:ascii="Arial" w:hAnsi="Arial" w:cs="Arial"/>
        </w:rPr>
      </w:pPr>
    </w:p>
    <w:p w14:paraId="355D6946" w14:textId="77777777" w:rsidR="00A245CC" w:rsidRPr="00462DB7" w:rsidRDefault="00A245CC" w:rsidP="00A245CC">
      <w:pPr>
        <w:keepNext/>
        <w:rPr>
          <w:rFonts w:ascii="Arial" w:hAnsi="Arial" w:cs="Arial"/>
        </w:rPr>
      </w:pPr>
      <w:r w:rsidRPr="00462DB7">
        <w:rPr>
          <w:rFonts w:ascii="Arial" w:hAnsi="Arial" w:cs="Arial"/>
          <w:noProof/>
        </w:rPr>
        <w:drawing>
          <wp:inline distT="0" distB="0" distL="0" distR="0" wp14:anchorId="417BE998" wp14:editId="01CFDE07">
            <wp:extent cx="5760720" cy="4320540"/>
            <wp:effectExtent l="19050" t="19050" r="11430" b="22860"/>
            <wp:docPr id="767113738" name="Afbeelding 14" descr="Afbeelding met elektronica, kabel, Elektrische bedrading, bo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13738" name="Afbeelding 14" descr="Afbeelding met elektronica, kabel, Elektrische bedrading, boren&#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solidFill>
                        <a:schemeClr val="tx1"/>
                      </a:solidFill>
                    </a:ln>
                  </pic:spPr>
                </pic:pic>
              </a:graphicData>
            </a:graphic>
          </wp:inline>
        </w:drawing>
      </w:r>
    </w:p>
    <w:p w14:paraId="2C8A3A68" w14:textId="76C8F9DC" w:rsidR="00A245CC" w:rsidRPr="00462DB7" w:rsidRDefault="00A245CC" w:rsidP="00A245CC">
      <w:pPr>
        <w:pStyle w:val="Bijschrift"/>
        <w:jc w:val="both"/>
        <w:rPr>
          <w:rFonts w:ascii="Arial" w:hAnsi="Arial" w:cs="Arial"/>
          <w:b w:val="0"/>
          <w:bCs w:val="0"/>
        </w:rPr>
      </w:pPr>
      <w:r w:rsidRPr="00462DB7">
        <w:rPr>
          <w:rFonts w:ascii="Arial" w:hAnsi="Arial" w:cs="Arial"/>
        </w:rPr>
        <w:t xml:space="preserve">Afbeelding </w:t>
      </w:r>
      <w:r w:rsidRPr="00462DB7">
        <w:rPr>
          <w:rFonts w:ascii="Arial" w:hAnsi="Arial" w:cs="Arial"/>
        </w:rPr>
        <w:fldChar w:fldCharType="begin"/>
      </w:r>
      <w:r w:rsidRPr="00462DB7">
        <w:rPr>
          <w:rFonts w:ascii="Arial" w:hAnsi="Arial" w:cs="Arial"/>
        </w:rPr>
        <w:instrText xml:space="preserve"> SEQ Afbeelding \* ARABIC </w:instrText>
      </w:r>
      <w:r w:rsidRPr="00462DB7">
        <w:rPr>
          <w:rFonts w:ascii="Arial" w:hAnsi="Arial" w:cs="Arial"/>
        </w:rPr>
        <w:fldChar w:fldCharType="separate"/>
      </w:r>
      <w:r w:rsidR="007E404B" w:rsidRPr="00462DB7">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 xml:space="preserve">De </w:t>
      </w:r>
      <w:r w:rsidR="00DF5DCB" w:rsidRPr="00462DB7">
        <w:rPr>
          <w:rFonts w:ascii="Arial" w:hAnsi="Arial" w:cs="Arial"/>
          <w:b w:val="0"/>
          <w:bCs w:val="0"/>
        </w:rPr>
        <w:t>huidige datalogger</w:t>
      </w:r>
      <w:r w:rsidRPr="00462DB7">
        <w:rPr>
          <w:rFonts w:ascii="Arial" w:hAnsi="Arial" w:cs="Arial"/>
          <w:b w:val="0"/>
          <w:bCs w:val="0"/>
        </w:rPr>
        <w:t xml:space="preserve"> voor de VRI.</w:t>
      </w:r>
    </w:p>
    <w:p w14:paraId="5580391C" w14:textId="77777777" w:rsidR="00FD0CBC" w:rsidRPr="00462DB7" w:rsidRDefault="00FD0CBC" w:rsidP="00FD0CBC">
      <w:pPr>
        <w:rPr>
          <w:rFonts w:ascii="Arial" w:hAnsi="Arial" w:cs="Arial"/>
          <w:lang w:eastAsia="nl-NL"/>
        </w:rPr>
      </w:pPr>
    </w:p>
    <w:p w14:paraId="49BA2DEB" w14:textId="77777777" w:rsidR="00FD0CBC" w:rsidRPr="00462DB7" w:rsidRDefault="00FD0CBC" w:rsidP="00FD0CBC">
      <w:pPr>
        <w:rPr>
          <w:rFonts w:ascii="Arial" w:hAnsi="Arial" w:cs="Arial"/>
          <w:lang w:eastAsia="nl-NL"/>
        </w:rPr>
      </w:pPr>
    </w:p>
    <w:p w14:paraId="2F4BC305" w14:textId="77777777" w:rsidR="00FD0CBC" w:rsidRPr="00462DB7" w:rsidRDefault="00FD0CBC" w:rsidP="00FD0CBC">
      <w:pPr>
        <w:rPr>
          <w:rFonts w:ascii="Arial" w:hAnsi="Arial" w:cs="Arial"/>
          <w:lang w:eastAsia="nl-NL"/>
        </w:rPr>
      </w:pPr>
    </w:p>
    <w:p w14:paraId="091C5456" w14:textId="77777777" w:rsidR="00FD0CBC" w:rsidRPr="00462DB7" w:rsidRDefault="00FD0CBC" w:rsidP="00FD0CBC">
      <w:pPr>
        <w:rPr>
          <w:rFonts w:ascii="Arial" w:hAnsi="Arial" w:cs="Arial"/>
          <w:lang w:eastAsia="nl-NL"/>
        </w:rPr>
      </w:pPr>
    </w:p>
    <w:p w14:paraId="317664C2" w14:textId="77777777" w:rsidR="00FD0CBC" w:rsidRPr="00462DB7" w:rsidRDefault="00FD0CBC" w:rsidP="00FD0CBC">
      <w:pPr>
        <w:rPr>
          <w:rFonts w:ascii="Arial" w:hAnsi="Arial" w:cs="Arial"/>
          <w:lang w:eastAsia="nl-NL"/>
        </w:rPr>
      </w:pPr>
    </w:p>
    <w:p w14:paraId="480F367A" w14:textId="77777777" w:rsidR="00FD0CBC" w:rsidRPr="00462DB7" w:rsidRDefault="00FD0CBC" w:rsidP="00FD0CBC">
      <w:pPr>
        <w:rPr>
          <w:rFonts w:ascii="Arial" w:hAnsi="Arial" w:cs="Arial"/>
          <w:lang w:eastAsia="nl-NL"/>
        </w:rPr>
      </w:pPr>
    </w:p>
    <w:p w14:paraId="2A7FB080" w14:textId="6744AB94" w:rsidR="00564A3C" w:rsidRPr="00462DB7" w:rsidRDefault="008C292B" w:rsidP="00556806">
      <w:pPr>
        <w:pStyle w:val="Kop2"/>
        <w:rPr>
          <w:rFonts w:ascii="Arial" w:hAnsi="Arial" w:cs="Arial"/>
        </w:rPr>
      </w:pPr>
      <w:bookmarkStart w:id="37" w:name="_Toc190095010"/>
      <w:r w:rsidRPr="00462DB7">
        <w:rPr>
          <w:rFonts w:ascii="Arial" w:hAnsi="Arial" w:cs="Arial"/>
        </w:rPr>
        <w:lastRenderedPageBreak/>
        <w:t>Doelstelling</w:t>
      </w:r>
      <w:bookmarkEnd w:id="37"/>
    </w:p>
    <w:p w14:paraId="38080886" w14:textId="35FE32D1" w:rsidR="00DF5DCB" w:rsidRPr="00462DB7" w:rsidRDefault="00DF5DCB" w:rsidP="00DF5DCB">
      <w:pPr>
        <w:rPr>
          <w:rFonts w:ascii="Arial" w:hAnsi="Arial" w:cs="Arial"/>
        </w:rPr>
      </w:pPr>
      <w:r w:rsidRPr="00462DB7">
        <w:rPr>
          <w:rFonts w:ascii="Arial" w:hAnsi="Arial" w:cs="Arial"/>
        </w:rPr>
        <w:t>Het doel van dit project is het ontwikkelen van een functionerende prototype</w:t>
      </w:r>
      <w:ins w:id="38" w:author="klp34552" w:date="2025-02-18T09:37:00Z">
        <w:r w:rsidR="00432FCF">
          <w:rPr>
            <w:rFonts w:ascii="Arial" w:hAnsi="Arial" w:cs="Arial"/>
          </w:rPr>
          <w:t xml:space="preserve"> van de </w:t>
        </w:r>
      </w:ins>
      <w:del w:id="39" w:author="klp34552" w:date="2025-02-18T09:37:00Z">
        <w:r w:rsidRPr="00462DB7" w:rsidDel="00432FCF">
          <w:rPr>
            <w:rFonts w:ascii="Arial" w:hAnsi="Arial" w:cs="Arial"/>
          </w:rPr>
          <w:delText>-</w:delText>
        </w:r>
      </w:del>
      <w:ins w:id="40" w:author="klp34552" w:date="2025-02-18T09:37:00Z">
        <w:r w:rsidR="00432FCF">
          <w:rPr>
            <w:rFonts w:ascii="Arial" w:hAnsi="Arial" w:cs="Arial"/>
          </w:rPr>
          <w:t xml:space="preserve">nieuwe </w:t>
        </w:r>
      </w:ins>
      <w:r w:rsidRPr="00462DB7">
        <w:rPr>
          <w:rFonts w:ascii="Arial" w:hAnsi="Arial" w:cs="Arial"/>
        </w:rPr>
        <w:t xml:space="preserve">datalogger die tijdens rijproeven nauwkeurig de tijdwaarneming kan vastleggen. Dit apparaat moet de huidige, verouderde </w:t>
      </w:r>
      <w:ins w:id="41" w:author="klp34552" w:date="2025-02-18T09:37:00Z">
        <w:r w:rsidR="00432FCF">
          <w:rPr>
            <w:rFonts w:ascii="Arial" w:hAnsi="Arial" w:cs="Arial"/>
          </w:rPr>
          <w:t xml:space="preserve">hardware en software van de huidige </w:t>
        </w:r>
      </w:ins>
      <w:r w:rsidRPr="00462DB7">
        <w:rPr>
          <w:rFonts w:ascii="Arial" w:hAnsi="Arial" w:cs="Arial"/>
        </w:rPr>
        <w:t>datalogger vervangen en specifiek worden ingezet voor de validatie van verkeersregelinstallaties (VRI).</w:t>
      </w:r>
    </w:p>
    <w:p w14:paraId="2F13317D" w14:textId="77777777" w:rsidR="00DF5DCB" w:rsidRPr="00462DB7" w:rsidRDefault="00DF5DCB" w:rsidP="00DF5DCB">
      <w:pPr>
        <w:rPr>
          <w:rFonts w:ascii="Arial" w:hAnsi="Arial" w:cs="Arial"/>
        </w:rPr>
      </w:pPr>
    </w:p>
    <w:p w14:paraId="273BDAA4" w14:textId="77777777" w:rsidR="00DF5DCB" w:rsidRPr="00462DB7" w:rsidRDefault="00DF5DCB" w:rsidP="00DF5DCB">
      <w:pPr>
        <w:rPr>
          <w:rFonts w:ascii="Arial" w:hAnsi="Arial" w:cs="Arial"/>
        </w:rPr>
      </w:pPr>
      <w:r w:rsidRPr="00462DB7">
        <w:rPr>
          <w:rFonts w:ascii="Arial" w:hAnsi="Arial" w:cs="Arial"/>
        </w:rPr>
        <w:t>Omdat de afstudeerperiode beperkt is, richt het project zich op het ontwerpen en implementeren van één werkend prototype met een functionele module voor VRI-validatie. De focus ligt op:</w:t>
      </w:r>
    </w:p>
    <w:p w14:paraId="3E3F96E0" w14:textId="77777777" w:rsidR="00DF5DCB" w:rsidRPr="00462DB7" w:rsidRDefault="00DF5DCB" w:rsidP="006B78AA">
      <w:pPr>
        <w:numPr>
          <w:ilvl w:val="0"/>
          <w:numId w:val="8"/>
        </w:numPr>
        <w:rPr>
          <w:rFonts w:ascii="Arial" w:hAnsi="Arial" w:cs="Arial"/>
        </w:rPr>
      </w:pPr>
      <w:r w:rsidRPr="00462DB7">
        <w:rPr>
          <w:rFonts w:ascii="Arial" w:hAnsi="Arial" w:cs="Arial"/>
        </w:rPr>
        <w:t>Ontwikkeling van een embedded hardware-oplossing met de juiste aansluitingen en interfaces.</w:t>
      </w:r>
    </w:p>
    <w:p w14:paraId="288BEC4A" w14:textId="77777777" w:rsidR="00DF5DCB" w:rsidRPr="00462DB7" w:rsidRDefault="00DF5DCB" w:rsidP="006B78AA">
      <w:pPr>
        <w:numPr>
          <w:ilvl w:val="0"/>
          <w:numId w:val="8"/>
        </w:numPr>
        <w:rPr>
          <w:rFonts w:ascii="Arial" w:hAnsi="Arial" w:cs="Arial"/>
        </w:rPr>
      </w:pPr>
      <w:r w:rsidRPr="00462DB7">
        <w:rPr>
          <w:rFonts w:ascii="Arial" w:hAnsi="Arial" w:cs="Arial"/>
        </w:rPr>
        <w:t>Implementatie van software/firmware voor het vastleggen en verwerken van meetdata.</w:t>
      </w:r>
    </w:p>
    <w:p w14:paraId="1AF48F5A" w14:textId="77777777" w:rsidR="00DF5DCB" w:rsidRPr="00462DB7" w:rsidRDefault="00DF5DCB" w:rsidP="006B78AA">
      <w:pPr>
        <w:numPr>
          <w:ilvl w:val="0"/>
          <w:numId w:val="8"/>
        </w:numPr>
        <w:rPr>
          <w:rFonts w:ascii="Arial" w:hAnsi="Arial" w:cs="Arial"/>
        </w:rPr>
      </w:pPr>
      <w:r w:rsidRPr="00462DB7">
        <w:rPr>
          <w:rFonts w:ascii="Arial" w:hAnsi="Arial" w:cs="Arial"/>
        </w:rPr>
        <w:t>Betrouwbare tijdwaarneming en synchronisatie voor forensisch gebruik.</w:t>
      </w:r>
    </w:p>
    <w:p w14:paraId="332C3993" w14:textId="77777777" w:rsidR="00DF5DCB" w:rsidRPr="00462DB7" w:rsidRDefault="00DF5DCB" w:rsidP="006B78AA">
      <w:pPr>
        <w:numPr>
          <w:ilvl w:val="0"/>
          <w:numId w:val="8"/>
        </w:numPr>
        <w:rPr>
          <w:rFonts w:ascii="Arial" w:hAnsi="Arial" w:cs="Arial"/>
        </w:rPr>
      </w:pPr>
      <w:r w:rsidRPr="00462DB7">
        <w:rPr>
          <w:rFonts w:ascii="Arial" w:hAnsi="Arial" w:cs="Arial"/>
        </w:rPr>
        <w:t>Modulariteit, zodat toekomstige functionaliteiten eenvoudig kunnen worden toegevoegd.</w:t>
      </w:r>
    </w:p>
    <w:p w14:paraId="5411B842" w14:textId="77777777" w:rsidR="00DF5DCB" w:rsidRPr="00462DB7" w:rsidRDefault="00DF5DCB" w:rsidP="00DF5DCB">
      <w:pPr>
        <w:ind w:left="360"/>
        <w:rPr>
          <w:rFonts w:ascii="Arial" w:hAnsi="Arial" w:cs="Arial"/>
        </w:rPr>
      </w:pPr>
    </w:p>
    <w:p w14:paraId="4FC0CBE4" w14:textId="35577565" w:rsidR="00221CCA" w:rsidRPr="00462DB7" w:rsidRDefault="00DF5DCB" w:rsidP="00DF5DCB">
      <w:pPr>
        <w:rPr>
          <w:rFonts w:ascii="Arial" w:hAnsi="Arial" w:cs="Arial"/>
        </w:rPr>
      </w:pPr>
      <w:r w:rsidRPr="00462DB7">
        <w:rPr>
          <w:rFonts w:ascii="Arial" w:hAnsi="Arial" w:cs="Arial"/>
        </w:rPr>
        <w:t>Het eindproduct van dit project is een werkend prototype dat voldoet aan de functionele eisen voor VRI-validatie. Volledige implementatie en integratie in politieprocessen vallen buiten de scope.</w:t>
      </w:r>
    </w:p>
    <w:p w14:paraId="0683D4D0" w14:textId="37E14751" w:rsidR="00556806" w:rsidRPr="00462DB7" w:rsidRDefault="00556806" w:rsidP="00556806">
      <w:pPr>
        <w:pStyle w:val="Kop2"/>
        <w:rPr>
          <w:rFonts w:ascii="Arial" w:hAnsi="Arial" w:cs="Arial"/>
        </w:rPr>
      </w:pPr>
      <w:bookmarkStart w:id="42" w:name="_Toc190095011"/>
      <w:r w:rsidRPr="00462DB7">
        <w:rPr>
          <w:rFonts w:ascii="Arial" w:hAnsi="Arial" w:cs="Arial"/>
        </w:rPr>
        <w:t>Eindresultaat</w:t>
      </w:r>
      <w:bookmarkEnd w:id="42"/>
    </w:p>
    <w:p w14:paraId="78E3BB0E" w14:textId="67E60CA1" w:rsidR="0036325B" w:rsidRPr="00462DB7" w:rsidRDefault="0036325B" w:rsidP="0036325B">
      <w:pPr>
        <w:rPr>
          <w:rFonts w:ascii="Arial" w:hAnsi="Arial" w:cs="Arial"/>
        </w:rPr>
      </w:pPr>
      <w:r w:rsidRPr="00462DB7">
        <w:rPr>
          <w:rFonts w:ascii="Arial" w:hAnsi="Arial" w:cs="Arial"/>
        </w:rPr>
        <w:t xml:space="preserve">Het eindresultaat van dit project is een functionerende datalogger die tijdens referentieritten betrouwbare meetgegevens registreert en opslaat. De datalogger wordt gebruikt in een referentievoertuig voor de validatie van detectielussen. Aan de buitenzijde van het voertuig wordt een optische sensor </w:t>
      </w:r>
      <w:commentRangeStart w:id="43"/>
      <w:r w:rsidRPr="00462DB7">
        <w:rPr>
          <w:rFonts w:ascii="Arial" w:hAnsi="Arial" w:cs="Arial"/>
        </w:rPr>
        <w:t xml:space="preserve">toegepast </w:t>
      </w:r>
      <w:commentRangeEnd w:id="43"/>
      <w:r w:rsidR="00432FCF">
        <w:rPr>
          <w:rStyle w:val="Verwijzingopmerking"/>
          <w:rFonts w:ascii="Arial" w:eastAsia="Times New Roman" w:hAnsi="Arial" w:cs="Times New Roman"/>
          <w:szCs w:val="20"/>
          <w:lang w:eastAsia="nl-NL"/>
        </w:rPr>
        <w:commentReference w:id="43"/>
      </w:r>
      <w:r w:rsidRPr="00462DB7">
        <w:rPr>
          <w:rFonts w:ascii="Arial" w:hAnsi="Arial" w:cs="Arial"/>
        </w:rPr>
        <w:t xml:space="preserve">om referentiepunten te detecteren. Met het referentievoertuig worden meerdere referentieritten gereden, met verschillende snelheden. Na afloop worden de tijdwaarnemingen van de datalogger </w:t>
      </w:r>
      <w:commentRangeStart w:id="44"/>
      <w:r w:rsidRPr="00462DB7">
        <w:rPr>
          <w:rFonts w:ascii="Arial" w:hAnsi="Arial" w:cs="Arial"/>
        </w:rPr>
        <w:t xml:space="preserve">en de computer van de datalogger </w:t>
      </w:r>
      <w:commentRangeEnd w:id="44"/>
      <w:r w:rsidR="00432FCF">
        <w:rPr>
          <w:rStyle w:val="Verwijzingopmerking"/>
          <w:rFonts w:ascii="Arial" w:eastAsia="Times New Roman" w:hAnsi="Arial" w:cs="Times New Roman"/>
          <w:szCs w:val="20"/>
          <w:lang w:eastAsia="nl-NL"/>
        </w:rPr>
        <w:commentReference w:id="44"/>
      </w:r>
      <w:r w:rsidRPr="00462DB7">
        <w:rPr>
          <w:rFonts w:ascii="Arial" w:hAnsi="Arial" w:cs="Arial"/>
        </w:rPr>
        <w:t>met elkaar vergeleken om de nauwkeurigheid vast te stellen</w:t>
      </w:r>
      <w:ins w:id="45" w:author="klp34552" w:date="2025-02-18T09:41:00Z">
        <w:r w:rsidR="00432FCF">
          <w:rPr>
            <w:rFonts w:ascii="Arial" w:hAnsi="Arial" w:cs="Arial"/>
          </w:rPr>
          <w:t xml:space="preserve"> over </w:t>
        </w:r>
      </w:ins>
      <w:ins w:id="46" w:author="klp34552" w:date="2025-02-18T09:42:00Z">
        <w:r w:rsidR="00432FCF">
          <w:rPr>
            <w:rFonts w:ascii="Arial" w:hAnsi="Arial" w:cs="Arial"/>
          </w:rPr>
          <w:t>meerdere snelheden</w:t>
        </w:r>
      </w:ins>
      <w:r w:rsidRPr="00462DB7">
        <w:rPr>
          <w:rFonts w:ascii="Arial" w:hAnsi="Arial" w:cs="Arial"/>
        </w:rPr>
        <w:t>.</w:t>
      </w:r>
      <w:r w:rsidR="00F96827" w:rsidRPr="00462DB7">
        <w:rPr>
          <w:rFonts w:ascii="Arial" w:hAnsi="Arial" w:cs="Arial"/>
        </w:rPr>
        <w:t xml:space="preserve"> De datalogger zal een handzaam formaat krijgen.</w:t>
      </w:r>
    </w:p>
    <w:p w14:paraId="538C049E" w14:textId="77777777" w:rsidR="0036325B" w:rsidRPr="00462DB7" w:rsidRDefault="0036325B" w:rsidP="0036325B">
      <w:pPr>
        <w:rPr>
          <w:rFonts w:ascii="Arial" w:hAnsi="Arial" w:cs="Arial"/>
        </w:rPr>
      </w:pPr>
      <w:r w:rsidRPr="00462DB7">
        <w:rPr>
          <w:rFonts w:ascii="Arial" w:hAnsi="Arial" w:cs="Arial"/>
        </w:rPr>
        <w:t>De datalogger zal de volgende functionaliteiten bevatten:</w:t>
      </w:r>
    </w:p>
    <w:p w14:paraId="3D99F70B" w14:textId="77777777" w:rsidR="0036325B" w:rsidRPr="00462DB7" w:rsidRDefault="0036325B" w:rsidP="006B78AA">
      <w:pPr>
        <w:numPr>
          <w:ilvl w:val="0"/>
          <w:numId w:val="9"/>
        </w:numPr>
        <w:rPr>
          <w:rFonts w:ascii="Arial" w:hAnsi="Arial" w:cs="Arial"/>
        </w:rPr>
      </w:pPr>
      <w:r w:rsidRPr="00462DB7">
        <w:rPr>
          <w:rFonts w:ascii="Arial" w:hAnsi="Arial" w:cs="Arial"/>
        </w:rPr>
        <w:t>Detectie van referentiepunten met behulp van een optisch meetsysteem;</w:t>
      </w:r>
    </w:p>
    <w:p w14:paraId="56A72C13" w14:textId="77777777" w:rsidR="0036325B" w:rsidRPr="00462DB7" w:rsidRDefault="0036325B" w:rsidP="006B78AA">
      <w:pPr>
        <w:numPr>
          <w:ilvl w:val="0"/>
          <w:numId w:val="9"/>
        </w:numPr>
        <w:rPr>
          <w:rFonts w:ascii="Arial" w:hAnsi="Arial" w:cs="Arial"/>
        </w:rPr>
      </w:pPr>
      <w:r w:rsidRPr="00462DB7">
        <w:rPr>
          <w:rFonts w:ascii="Arial" w:hAnsi="Arial" w:cs="Arial"/>
        </w:rPr>
        <w:t>Tijdwaarneming met hoge precisie (</w:t>
      </w:r>
      <w:commentRangeStart w:id="47"/>
      <w:r w:rsidRPr="00462DB7">
        <w:rPr>
          <w:rFonts w:ascii="Arial" w:hAnsi="Arial" w:cs="Arial"/>
        </w:rPr>
        <w:t>1000 Hz</w:t>
      </w:r>
      <w:commentRangeEnd w:id="47"/>
      <w:r w:rsidR="00432FCF">
        <w:rPr>
          <w:rStyle w:val="Verwijzingopmerking"/>
          <w:rFonts w:ascii="Arial" w:eastAsia="Times New Roman" w:hAnsi="Arial" w:cs="Times New Roman"/>
          <w:szCs w:val="20"/>
          <w:lang w:eastAsia="nl-NL"/>
        </w:rPr>
        <w:commentReference w:id="47"/>
      </w:r>
      <w:r w:rsidRPr="00462DB7">
        <w:rPr>
          <w:rFonts w:ascii="Arial" w:hAnsi="Arial" w:cs="Arial"/>
        </w:rPr>
        <w:t>) voor nauwkeurige positiebepaling;</w:t>
      </w:r>
    </w:p>
    <w:p w14:paraId="6652AEE4" w14:textId="77777777" w:rsidR="0036325B" w:rsidRPr="00462DB7" w:rsidRDefault="0036325B" w:rsidP="006B78AA">
      <w:pPr>
        <w:numPr>
          <w:ilvl w:val="0"/>
          <w:numId w:val="9"/>
        </w:numPr>
        <w:rPr>
          <w:rFonts w:ascii="Arial" w:hAnsi="Arial" w:cs="Arial"/>
        </w:rPr>
      </w:pPr>
      <w:r w:rsidRPr="00462DB7">
        <w:rPr>
          <w:rFonts w:ascii="Arial" w:hAnsi="Arial" w:cs="Arial"/>
        </w:rPr>
        <w:t xml:space="preserve">Opslag van meetgegevens voor latere analyse </w:t>
      </w:r>
      <w:commentRangeStart w:id="48"/>
      <w:r w:rsidRPr="00462DB7">
        <w:rPr>
          <w:rFonts w:ascii="Arial" w:hAnsi="Arial" w:cs="Arial"/>
        </w:rPr>
        <w:t>en validatie;</w:t>
      </w:r>
      <w:commentRangeEnd w:id="48"/>
      <w:r w:rsidR="00432FCF">
        <w:rPr>
          <w:rStyle w:val="Verwijzingopmerking"/>
          <w:rFonts w:ascii="Arial" w:eastAsia="Times New Roman" w:hAnsi="Arial" w:cs="Times New Roman"/>
          <w:szCs w:val="20"/>
          <w:lang w:eastAsia="nl-NL"/>
        </w:rPr>
        <w:commentReference w:id="48"/>
      </w:r>
    </w:p>
    <w:p w14:paraId="0D0C4071" w14:textId="77777777" w:rsidR="0036325B" w:rsidRPr="00462DB7" w:rsidRDefault="0036325B" w:rsidP="006B78AA">
      <w:pPr>
        <w:numPr>
          <w:ilvl w:val="0"/>
          <w:numId w:val="9"/>
        </w:numPr>
        <w:rPr>
          <w:rFonts w:ascii="Arial" w:hAnsi="Arial" w:cs="Arial"/>
        </w:rPr>
      </w:pPr>
      <w:r w:rsidRPr="00462DB7">
        <w:rPr>
          <w:rFonts w:ascii="Arial" w:hAnsi="Arial" w:cs="Arial"/>
        </w:rPr>
        <w:t>Een gebruikersinterface waarmee instellingen kunnen worden aangepast en meetgegevens kunnen worden gecontroleerd;</w:t>
      </w:r>
    </w:p>
    <w:p w14:paraId="2A10D9D6" w14:textId="77777777" w:rsidR="0036325B" w:rsidRPr="00462DB7" w:rsidRDefault="0036325B" w:rsidP="006B78AA">
      <w:pPr>
        <w:numPr>
          <w:ilvl w:val="0"/>
          <w:numId w:val="9"/>
        </w:numPr>
        <w:rPr>
          <w:rFonts w:ascii="Arial" w:hAnsi="Arial" w:cs="Arial"/>
        </w:rPr>
      </w:pPr>
      <w:r w:rsidRPr="00462DB7">
        <w:rPr>
          <w:rFonts w:ascii="Arial" w:hAnsi="Arial" w:cs="Arial"/>
        </w:rPr>
        <w:t>Robuuste en modulaire architectuur, zodat de datalogger eenvoudig kan worden uitgebreid met extra functionaliteiten.</w:t>
      </w:r>
    </w:p>
    <w:p w14:paraId="1B1FF981" w14:textId="77777777" w:rsidR="00341B1D" w:rsidRPr="00462DB7" w:rsidRDefault="00341B1D" w:rsidP="00341B1D">
      <w:pPr>
        <w:rPr>
          <w:rFonts w:ascii="Arial" w:hAnsi="Arial" w:cs="Arial"/>
        </w:rPr>
      </w:pPr>
    </w:p>
    <w:p w14:paraId="6831BB18" w14:textId="77777777" w:rsidR="007E404B" w:rsidRPr="00462DB7" w:rsidRDefault="007E404B" w:rsidP="007E404B">
      <w:pPr>
        <w:keepNext/>
        <w:jc w:val="left"/>
        <w:rPr>
          <w:rFonts w:ascii="Arial" w:hAnsi="Arial" w:cs="Arial"/>
        </w:rPr>
      </w:pPr>
      <w:r w:rsidRPr="00462DB7">
        <w:rPr>
          <w:rFonts w:ascii="Arial" w:hAnsi="Arial" w:cs="Arial"/>
          <w:noProof/>
        </w:rPr>
        <w:drawing>
          <wp:inline distT="0" distB="0" distL="0" distR="0" wp14:anchorId="4271D444" wp14:editId="6E83ED53">
            <wp:extent cx="4352925" cy="2636170"/>
            <wp:effectExtent l="19050" t="19050" r="9525" b="12065"/>
            <wp:docPr id="1826741151" name="Afbeelding 5" descr="Afbeelding met voertuig, Landvoertuig, buitenshuis, wiel&#10;&#10;Automatisch gegenereerde beschrijving">
              <a:extLst xmlns:a="http://schemas.openxmlformats.org/drawingml/2006/main">
                <a:ext uri="{FF2B5EF4-FFF2-40B4-BE49-F238E27FC236}">
                  <a16:creationId xmlns:a16="http://schemas.microsoft.com/office/drawing/2014/main" id="{2C76E8D9-7B67-EAA3-AF76-3159D76E74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41151" name="Afbeelding 5" descr="Afbeelding met voertuig, Landvoertuig, buitenshuis, wiel&#10;&#10;Automatisch gegenereerde beschrijving">
                      <a:extLst>
                        <a:ext uri="{FF2B5EF4-FFF2-40B4-BE49-F238E27FC236}">
                          <a16:creationId xmlns:a16="http://schemas.microsoft.com/office/drawing/2014/main" id="{2C76E8D9-7B67-EAA3-AF76-3159D76E74A5}"/>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t="9134"/>
                    <a:stretch/>
                  </pic:blipFill>
                  <pic:spPr>
                    <a:xfrm>
                      <a:off x="0" y="0"/>
                      <a:ext cx="4364767" cy="2643342"/>
                    </a:xfrm>
                    <a:prstGeom prst="rect">
                      <a:avLst/>
                    </a:prstGeom>
                    <a:ln w="6350">
                      <a:solidFill>
                        <a:schemeClr val="tx1"/>
                      </a:solidFill>
                    </a:ln>
                  </pic:spPr>
                </pic:pic>
              </a:graphicData>
            </a:graphic>
          </wp:inline>
        </w:drawing>
      </w:r>
    </w:p>
    <w:p w14:paraId="65A29B5A" w14:textId="3EB341A2" w:rsidR="00341B1D" w:rsidRPr="00462DB7" w:rsidRDefault="007E404B" w:rsidP="007E404B">
      <w:pPr>
        <w:pStyle w:val="Bijschrift"/>
        <w:rPr>
          <w:rFonts w:ascii="Arial" w:hAnsi="Arial" w:cs="Arial"/>
        </w:rPr>
      </w:pPr>
      <w:r w:rsidRPr="00462DB7">
        <w:rPr>
          <w:rFonts w:ascii="Arial" w:hAnsi="Arial" w:cs="Arial"/>
        </w:rPr>
        <w:t xml:space="preserve">Afbeelding </w:t>
      </w:r>
      <w:r w:rsidRPr="00462DB7">
        <w:rPr>
          <w:rFonts w:ascii="Arial" w:hAnsi="Arial" w:cs="Arial"/>
        </w:rPr>
        <w:fldChar w:fldCharType="begin"/>
      </w:r>
      <w:r w:rsidRPr="00462DB7">
        <w:rPr>
          <w:rFonts w:ascii="Arial" w:hAnsi="Arial" w:cs="Arial"/>
        </w:rPr>
        <w:instrText xml:space="preserve"> SEQ Afbeelding \* ARABIC </w:instrText>
      </w:r>
      <w:r w:rsidRPr="00462DB7">
        <w:rPr>
          <w:rFonts w:ascii="Arial" w:hAnsi="Arial" w:cs="Arial"/>
        </w:rPr>
        <w:fldChar w:fldCharType="separate"/>
      </w:r>
      <w:r w:rsidRPr="00462DB7">
        <w:rPr>
          <w:rFonts w:ascii="Arial" w:hAnsi="Arial" w:cs="Arial"/>
          <w:noProof/>
        </w:rPr>
        <w:t>2</w:t>
      </w:r>
      <w:r w:rsidRPr="00462DB7">
        <w:rPr>
          <w:rFonts w:ascii="Arial" w:hAnsi="Arial" w:cs="Arial"/>
        </w:rPr>
        <w:fldChar w:fldCharType="end"/>
      </w:r>
      <w:r w:rsidRPr="00462DB7">
        <w:rPr>
          <w:rFonts w:ascii="Arial" w:hAnsi="Arial" w:cs="Arial"/>
        </w:rPr>
        <w:t>: Referentievoertuig tijdens positioneren lusdetectie.</w:t>
      </w:r>
    </w:p>
    <w:p w14:paraId="4C7988D4" w14:textId="6381B5B7" w:rsidR="007D70DD" w:rsidRPr="00462DB7" w:rsidRDefault="007D70DD" w:rsidP="0036325B">
      <w:pPr>
        <w:rPr>
          <w:rFonts w:ascii="Arial" w:hAnsi="Arial" w:cs="Arial"/>
        </w:rPr>
      </w:pPr>
    </w:p>
    <w:p w14:paraId="747FB144" w14:textId="4E10DB0E" w:rsidR="007D70DD" w:rsidRPr="00462DB7" w:rsidRDefault="00DF5DCB" w:rsidP="001D65F7">
      <w:pPr>
        <w:rPr>
          <w:rFonts w:ascii="Arial" w:hAnsi="Arial" w:cs="Arial"/>
        </w:rPr>
      </w:pPr>
      <w:r w:rsidRPr="00462DB7">
        <w:rPr>
          <w:rFonts w:ascii="Arial" w:hAnsi="Arial" w:cs="Arial"/>
        </w:rPr>
        <w:t xml:space="preserve">Om te valideren of de ontwikkelde datalogger correct functioneert, zal een testsysteem worden opgezet waarmee meetresultaten </w:t>
      </w:r>
      <w:commentRangeStart w:id="49"/>
      <w:r w:rsidRPr="00462DB7">
        <w:rPr>
          <w:rFonts w:ascii="Arial" w:hAnsi="Arial" w:cs="Arial"/>
        </w:rPr>
        <w:t>geverifieerd kunnen worden</w:t>
      </w:r>
      <w:commentRangeEnd w:id="49"/>
      <w:r w:rsidR="00432FCF">
        <w:rPr>
          <w:rStyle w:val="Verwijzingopmerking"/>
          <w:rFonts w:ascii="Arial" w:eastAsia="Times New Roman" w:hAnsi="Arial" w:cs="Times New Roman"/>
          <w:szCs w:val="20"/>
          <w:lang w:eastAsia="nl-NL"/>
        </w:rPr>
        <w:commentReference w:id="49"/>
      </w:r>
      <w:r w:rsidRPr="00462DB7">
        <w:rPr>
          <w:rFonts w:ascii="Arial" w:hAnsi="Arial" w:cs="Arial"/>
        </w:rPr>
        <w:t xml:space="preserve">. Dit testsysteem valt binnen de scope van dit </w:t>
      </w:r>
      <w:r w:rsidRPr="00462DB7">
        <w:rPr>
          <w:rFonts w:ascii="Arial" w:hAnsi="Arial" w:cs="Arial"/>
        </w:rPr>
        <w:lastRenderedPageBreak/>
        <w:t>project. Dit project richt zich uitsluitend op de ontwikkeling en initiële testfase van de datalogger. Volledige implementatie en integratie in het politieproces vallen buiten de projectomvang.</w:t>
      </w:r>
    </w:p>
    <w:p w14:paraId="03739E2A" w14:textId="593056F6" w:rsidR="00555F24" w:rsidRPr="00462DB7" w:rsidRDefault="00555F24" w:rsidP="00555F24">
      <w:pPr>
        <w:pStyle w:val="Kop1"/>
        <w:rPr>
          <w:rFonts w:ascii="Arial" w:hAnsi="Arial" w:cs="Arial"/>
        </w:rPr>
      </w:pPr>
      <w:bookmarkStart w:id="50" w:name="_Toc190095012"/>
      <w:r w:rsidRPr="00462DB7">
        <w:rPr>
          <w:rFonts w:ascii="Arial" w:hAnsi="Arial" w:cs="Arial"/>
        </w:rPr>
        <w:t>Projectactiviteiten en Fasering</w:t>
      </w:r>
      <w:bookmarkEnd w:id="50"/>
    </w:p>
    <w:p w14:paraId="0587711A" w14:textId="25246F49" w:rsidR="00555F24" w:rsidRPr="00462DB7" w:rsidRDefault="004361CC" w:rsidP="00555F24">
      <w:pPr>
        <w:jc w:val="left"/>
        <w:rPr>
          <w:rFonts w:ascii="Arial" w:hAnsi="Arial" w:cs="Arial"/>
        </w:rPr>
      </w:pPr>
      <w:r w:rsidRPr="00462DB7">
        <w:rPr>
          <w:rFonts w:ascii="Arial" w:hAnsi="Arial" w:cs="Arial"/>
        </w:rPr>
        <w:t xml:space="preserve">Dit project bestaat uit verschillende </w:t>
      </w:r>
      <w:r w:rsidR="00CB61E4" w:rsidRPr="00462DB7">
        <w:rPr>
          <w:rFonts w:ascii="Arial" w:hAnsi="Arial" w:cs="Arial"/>
        </w:rPr>
        <w:t>stappen die ik ga nemen om het project en de afstudeeropdracht te kunnen voltooien. Door mij zijn in dit hoofdstuk</w:t>
      </w:r>
      <w:r w:rsidR="00555F24" w:rsidRPr="00462DB7">
        <w:rPr>
          <w:rFonts w:ascii="Arial" w:hAnsi="Arial" w:cs="Arial"/>
        </w:rPr>
        <w:t xml:space="preserve"> een overzicht van de stappen </w:t>
      </w:r>
      <w:r w:rsidR="00CB61E4" w:rsidRPr="00462DB7">
        <w:rPr>
          <w:rFonts w:ascii="Arial" w:hAnsi="Arial" w:cs="Arial"/>
        </w:rPr>
        <w:t>weergegeven</w:t>
      </w:r>
      <w:r w:rsidR="00555F24" w:rsidRPr="00462DB7">
        <w:rPr>
          <w:rFonts w:ascii="Arial" w:hAnsi="Arial" w:cs="Arial"/>
        </w:rPr>
        <w:t xml:space="preserve"> en hoe deze in de tijd worden gepland.</w:t>
      </w:r>
    </w:p>
    <w:p w14:paraId="2C7E6CC0" w14:textId="77777777" w:rsidR="00D27252" w:rsidRPr="00462DB7" w:rsidRDefault="00D27252" w:rsidP="00555F24">
      <w:pPr>
        <w:jc w:val="left"/>
        <w:rPr>
          <w:rFonts w:ascii="Arial" w:hAnsi="Arial" w:cs="Arial"/>
        </w:rPr>
      </w:pPr>
    </w:p>
    <w:p w14:paraId="380A9CA1" w14:textId="03504225" w:rsidR="00555F24" w:rsidRPr="00462DB7" w:rsidRDefault="00555F24" w:rsidP="00555F24">
      <w:pPr>
        <w:jc w:val="left"/>
        <w:rPr>
          <w:rStyle w:val="Kop2Char"/>
          <w:rFonts w:ascii="Arial" w:hAnsi="Arial" w:cs="Arial"/>
        </w:rPr>
      </w:pPr>
      <w:bookmarkStart w:id="51" w:name="_Toc190095013"/>
      <w:r w:rsidRPr="00462DB7">
        <w:rPr>
          <w:rStyle w:val="Kop2Char"/>
          <w:rFonts w:ascii="Arial" w:hAnsi="Arial" w:cs="Arial"/>
        </w:rPr>
        <w:t>3.1 Overzicht Activiteiten</w:t>
      </w:r>
      <w:bookmarkEnd w:id="51"/>
    </w:p>
    <w:p w14:paraId="3733D924" w14:textId="77777777" w:rsidR="00D27252" w:rsidRPr="00462DB7" w:rsidRDefault="00D27252" w:rsidP="00555F24">
      <w:pPr>
        <w:jc w:val="left"/>
        <w:rPr>
          <w:rFonts w:ascii="Arial" w:hAnsi="Arial" w:cs="Arial"/>
        </w:rPr>
      </w:pPr>
    </w:p>
    <w:p w14:paraId="0A27B072" w14:textId="77777777" w:rsidR="00555F24" w:rsidRPr="00462DB7" w:rsidRDefault="00555F24" w:rsidP="00D27252">
      <w:pPr>
        <w:jc w:val="left"/>
        <w:rPr>
          <w:rFonts w:ascii="Arial" w:hAnsi="Arial" w:cs="Arial"/>
          <w:b/>
          <w:bCs/>
        </w:rPr>
      </w:pPr>
      <w:r w:rsidRPr="00462DB7">
        <w:rPr>
          <w:rFonts w:ascii="Arial" w:hAnsi="Arial" w:cs="Arial"/>
          <w:b/>
          <w:bCs/>
        </w:rPr>
        <w:t>Oriëntatie &amp; Analyse</w:t>
      </w:r>
    </w:p>
    <w:p w14:paraId="20F49B5D" w14:textId="5C8313D5" w:rsidR="00263FCF" w:rsidRPr="00462DB7" w:rsidRDefault="00D27252" w:rsidP="006B78AA">
      <w:pPr>
        <w:pStyle w:val="Lijstalinea"/>
        <w:numPr>
          <w:ilvl w:val="0"/>
          <w:numId w:val="10"/>
        </w:numPr>
        <w:jc w:val="left"/>
        <w:rPr>
          <w:rFonts w:ascii="Arial" w:hAnsi="Arial" w:cs="Arial"/>
        </w:rPr>
      </w:pPr>
      <w:r w:rsidRPr="00462DB7">
        <w:rPr>
          <w:rFonts w:ascii="Arial" w:hAnsi="Arial" w:cs="Arial"/>
        </w:rPr>
        <w:t>Probleem</w:t>
      </w:r>
      <w:r w:rsidR="00DD0874" w:rsidRPr="00462DB7">
        <w:rPr>
          <w:rFonts w:ascii="Arial" w:hAnsi="Arial" w:cs="Arial"/>
        </w:rPr>
        <w:t>analyse.</w:t>
      </w:r>
    </w:p>
    <w:p w14:paraId="696EA668" w14:textId="2AF28A27" w:rsidR="007E5C51" w:rsidRPr="00462DB7" w:rsidRDefault="004361CC" w:rsidP="006B78AA">
      <w:pPr>
        <w:pStyle w:val="Lijstalinea"/>
        <w:numPr>
          <w:ilvl w:val="0"/>
          <w:numId w:val="10"/>
        </w:numPr>
        <w:jc w:val="left"/>
        <w:rPr>
          <w:rFonts w:ascii="Arial" w:hAnsi="Arial" w:cs="Arial"/>
        </w:rPr>
      </w:pPr>
      <w:r w:rsidRPr="00462DB7">
        <w:rPr>
          <w:rFonts w:ascii="Arial" w:hAnsi="Arial" w:cs="Arial"/>
        </w:rPr>
        <w:t>Wat is de huidige vorm van valideren?</w:t>
      </w:r>
    </w:p>
    <w:p w14:paraId="79F88548" w14:textId="40B79B47" w:rsidR="00DD0874" w:rsidRPr="00462DB7" w:rsidRDefault="004361CC" w:rsidP="006B78AA">
      <w:pPr>
        <w:pStyle w:val="Lijstalinea"/>
        <w:numPr>
          <w:ilvl w:val="0"/>
          <w:numId w:val="10"/>
        </w:numPr>
        <w:jc w:val="left"/>
        <w:rPr>
          <w:rFonts w:ascii="Arial" w:hAnsi="Arial" w:cs="Arial"/>
        </w:rPr>
      </w:pPr>
      <w:r w:rsidRPr="00462DB7">
        <w:rPr>
          <w:rFonts w:ascii="Arial" w:hAnsi="Arial" w:cs="Arial"/>
        </w:rPr>
        <w:t>Gebruikerse</w:t>
      </w:r>
      <w:r w:rsidR="00DD0874" w:rsidRPr="00462DB7">
        <w:rPr>
          <w:rFonts w:ascii="Arial" w:hAnsi="Arial" w:cs="Arial"/>
        </w:rPr>
        <w:t>isen en randvoorwaarden specificeren.</w:t>
      </w:r>
    </w:p>
    <w:p w14:paraId="6338B050" w14:textId="361CFFC8" w:rsidR="00D27252" w:rsidRPr="00462DB7" w:rsidRDefault="00B553A6" w:rsidP="006B78AA">
      <w:pPr>
        <w:pStyle w:val="Lijstalinea"/>
        <w:numPr>
          <w:ilvl w:val="0"/>
          <w:numId w:val="10"/>
        </w:numPr>
        <w:jc w:val="left"/>
        <w:rPr>
          <w:rFonts w:ascii="Arial" w:hAnsi="Arial" w:cs="Arial"/>
        </w:rPr>
      </w:pPr>
      <w:r w:rsidRPr="00462DB7">
        <w:rPr>
          <w:rFonts w:ascii="Arial" w:hAnsi="Arial" w:cs="Arial"/>
        </w:rPr>
        <w:t>Projectplanning</w:t>
      </w:r>
      <w:r w:rsidR="00DD0874" w:rsidRPr="00462DB7">
        <w:rPr>
          <w:rFonts w:ascii="Arial" w:hAnsi="Arial" w:cs="Arial"/>
        </w:rPr>
        <w:t>.</w:t>
      </w:r>
    </w:p>
    <w:p w14:paraId="28791C90" w14:textId="7E70EB9F" w:rsidR="00B553A6" w:rsidRPr="00462DB7" w:rsidRDefault="00B553A6" w:rsidP="006B78AA">
      <w:pPr>
        <w:pStyle w:val="Lijstalinea"/>
        <w:numPr>
          <w:ilvl w:val="0"/>
          <w:numId w:val="10"/>
        </w:numPr>
        <w:jc w:val="left"/>
        <w:rPr>
          <w:rFonts w:ascii="Arial" w:hAnsi="Arial" w:cs="Arial"/>
        </w:rPr>
      </w:pPr>
      <w:r w:rsidRPr="00462DB7">
        <w:rPr>
          <w:rFonts w:ascii="Arial" w:hAnsi="Arial" w:cs="Arial"/>
        </w:rPr>
        <w:t>Plan van aanpak</w:t>
      </w:r>
      <w:r w:rsidR="00DD0874" w:rsidRPr="00462DB7">
        <w:rPr>
          <w:rFonts w:ascii="Arial" w:hAnsi="Arial" w:cs="Arial"/>
        </w:rPr>
        <w:t>;</w:t>
      </w:r>
    </w:p>
    <w:p w14:paraId="4365AD0E" w14:textId="77777777" w:rsidR="004A25C0" w:rsidRPr="00462DB7" w:rsidRDefault="004A25C0" w:rsidP="004A25C0">
      <w:pPr>
        <w:jc w:val="left"/>
        <w:rPr>
          <w:rFonts w:ascii="Arial" w:hAnsi="Arial" w:cs="Arial"/>
        </w:rPr>
      </w:pPr>
    </w:p>
    <w:p w14:paraId="744FFDAB" w14:textId="722FB956" w:rsidR="004A25C0" w:rsidRPr="00462DB7" w:rsidRDefault="004A25C0" w:rsidP="004A25C0">
      <w:pPr>
        <w:jc w:val="left"/>
        <w:rPr>
          <w:rFonts w:ascii="Arial" w:hAnsi="Arial" w:cs="Arial"/>
          <w:b/>
          <w:bCs/>
        </w:rPr>
      </w:pPr>
      <w:r w:rsidRPr="00462DB7">
        <w:rPr>
          <w:rFonts w:ascii="Arial" w:hAnsi="Arial" w:cs="Arial"/>
          <w:b/>
          <w:bCs/>
        </w:rPr>
        <w:t>Onderzoek</w:t>
      </w:r>
    </w:p>
    <w:p w14:paraId="1F4B0FAE" w14:textId="77777777" w:rsidR="007E5C51" w:rsidRPr="00462DB7" w:rsidRDefault="004E68B2" w:rsidP="004E68B2">
      <w:pPr>
        <w:jc w:val="left"/>
        <w:rPr>
          <w:rFonts w:ascii="Arial" w:hAnsi="Arial" w:cs="Arial"/>
        </w:rPr>
      </w:pPr>
      <w:r w:rsidRPr="00462DB7">
        <w:rPr>
          <w:rFonts w:ascii="Arial" w:hAnsi="Arial" w:cs="Arial"/>
          <w:i/>
          <w:iCs/>
        </w:rPr>
        <w:t>Hoofdo</w:t>
      </w:r>
      <w:r w:rsidR="004A25C0" w:rsidRPr="00462DB7">
        <w:rPr>
          <w:rFonts w:ascii="Arial" w:hAnsi="Arial" w:cs="Arial"/>
          <w:i/>
          <w:iCs/>
        </w:rPr>
        <w:t>nderzoeksvraag</w:t>
      </w:r>
      <w:r w:rsidR="004A25C0" w:rsidRPr="00462DB7">
        <w:rPr>
          <w:rFonts w:ascii="Arial" w:hAnsi="Arial" w:cs="Arial"/>
        </w:rPr>
        <w:t xml:space="preserve">: </w:t>
      </w:r>
    </w:p>
    <w:p w14:paraId="4F8A454B" w14:textId="23C03201" w:rsidR="004E68B2" w:rsidRPr="00462DB7" w:rsidRDefault="004A25C0" w:rsidP="004E68B2">
      <w:pPr>
        <w:jc w:val="left"/>
        <w:rPr>
          <w:rFonts w:ascii="Arial" w:hAnsi="Arial" w:cs="Arial"/>
        </w:rPr>
      </w:pPr>
      <w:r w:rsidRPr="00462DB7">
        <w:rPr>
          <w:rFonts w:ascii="Arial" w:hAnsi="Arial" w:cs="Arial"/>
        </w:rPr>
        <w:t xml:space="preserve">Welke hard- en software </w:t>
      </w:r>
      <w:r w:rsidR="004E68B2" w:rsidRPr="00462DB7">
        <w:rPr>
          <w:rFonts w:ascii="Arial" w:hAnsi="Arial" w:cs="Arial"/>
        </w:rPr>
        <w:t>is het meest</w:t>
      </w:r>
      <w:r w:rsidRPr="00462DB7">
        <w:rPr>
          <w:rFonts w:ascii="Arial" w:hAnsi="Arial" w:cs="Arial"/>
        </w:rPr>
        <w:t xml:space="preserve"> efficiënt en effectief </w:t>
      </w:r>
      <w:r w:rsidR="004E68B2" w:rsidRPr="00462DB7">
        <w:rPr>
          <w:rFonts w:ascii="Arial" w:hAnsi="Arial" w:cs="Arial"/>
        </w:rPr>
        <w:t xml:space="preserve">voor </w:t>
      </w:r>
      <w:r w:rsidRPr="00462DB7">
        <w:rPr>
          <w:rFonts w:ascii="Arial" w:hAnsi="Arial" w:cs="Arial"/>
        </w:rPr>
        <w:t>een datalogger, die nauwkeurig de tijdwaarneming kan vergelijken na een inkomend signaal?</w:t>
      </w:r>
    </w:p>
    <w:p w14:paraId="1D0B4855" w14:textId="77777777" w:rsidR="004E68B2" w:rsidRPr="00462DB7" w:rsidRDefault="004E68B2" w:rsidP="004E68B2">
      <w:pPr>
        <w:jc w:val="left"/>
        <w:rPr>
          <w:rFonts w:ascii="Arial" w:hAnsi="Arial" w:cs="Arial"/>
        </w:rPr>
      </w:pPr>
      <w:r w:rsidRPr="00462DB7">
        <w:rPr>
          <w:rFonts w:ascii="Arial" w:hAnsi="Arial" w:cs="Arial"/>
          <w:i/>
          <w:iCs/>
        </w:rPr>
        <w:t>Subvragen</w:t>
      </w:r>
      <w:r w:rsidRPr="00462DB7">
        <w:rPr>
          <w:rFonts w:ascii="Arial" w:hAnsi="Arial" w:cs="Arial"/>
        </w:rPr>
        <w:t xml:space="preserve">: </w:t>
      </w:r>
    </w:p>
    <w:p w14:paraId="029D3A33" w14:textId="125D22EA" w:rsidR="004E68B2" w:rsidRPr="00462DB7" w:rsidRDefault="004E68B2" w:rsidP="006B78AA">
      <w:pPr>
        <w:pStyle w:val="Lijstalinea"/>
        <w:numPr>
          <w:ilvl w:val="0"/>
          <w:numId w:val="11"/>
        </w:numPr>
        <w:jc w:val="left"/>
        <w:rPr>
          <w:rFonts w:ascii="Arial" w:hAnsi="Arial" w:cs="Arial"/>
        </w:rPr>
      </w:pPr>
      <w:r w:rsidRPr="00462DB7">
        <w:rPr>
          <w:rFonts w:ascii="Arial" w:hAnsi="Arial" w:cs="Arial"/>
        </w:rPr>
        <w:t>Welke hardware</w:t>
      </w:r>
      <w:r w:rsidR="007E5C51" w:rsidRPr="00462DB7">
        <w:rPr>
          <w:rFonts w:ascii="Arial" w:hAnsi="Arial" w:cs="Arial"/>
        </w:rPr>
        <w:t>componenten zijn geschikt voor het detecteren en verwerken van een inkomend signaal met een hoge nauwkeurigheid?</w:t>
      </w:r>
    </w:p>
    <w:p w14:paraId="1CDCB775" w14:textId="2C21CF8E"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Welke software-architectuur zorgt voor een efficiënte verwerking en opslag van tijdstempels?</w:t>
      </w:r>
    </w:p>
    <w:p w14:paraId="10BFB9B3" w14:textId="2C22B9BA"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Wat zijn de prestatie-eisen voor een nauwkeurige tijdsvergelijking?</w:t>
      </w:r>
    </w:p>
    <w:p w14:paraId="1CC8F031" w14:textId="4FC33ABF"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 xml:space="preserve">Welke opslag- en verwerkingsmogelijkheden zijn nodig voor </w:t>
      </w:r>
      <w:commentRangeStart w:id="52"/>
      <w:r w:rsidRPr="00462DB7">
        <w:rPr>
          <w:rFonts w:ascii="Arial" w:hAnsi="Arial" w:cs="Arial"/>
        </w:rPr>
        <w:t xml:space="preserve">langdurige </w:t>
      </w:r>
      <w:commentRangeEnd w:id="52"/>
      <w:r w:rsidR="002C3CCB">
        <w:rPr>
          <w:rStyle w:val="Verwijzingopmerking"/>
          <w:rFonts w:ascii="Arial" w:eastAsia="Times New Roman" w:hAnsi="Arial" w:cs="Times New Roman"/>
          <w:szCs w:val="20"/>
          <w:lang w:eastAsia="nl-NL"/>
        </w:rPr>
        <w:commentReference w:id="52"/>
      </w:r>
      <w:r w:rsidRPr="00462DB7">
        <w:rPr>
          <w:rFonts w:ascii="Arial" w:hAnsi="Arial" w:cs="Arial"/>
        </w:rPr>
        <w:t>logging?</w:t>
      </w:r>
    </w:p>
    <w:p w14:paraId="535BB927" w14:textId="079281B1" w:rsidR="007E5C51" w:rsidRPr="00462DB7" w:rsidRDefault="007E5C51" w:rsidP="006B78AA">
      <w:pPr>
        <w:pStyle w:val="Lijstalinea"/>
        <w:numPr>
          <w:ilvl w:val="0"/>
          <w:numId w:val="11"/>
        </w:numPr>
        <w:jc w:val="left"/>
        <w:rPr>
          <w:rFonts w:ascii="Arial" w:hAnsi="Arial" w:cs="Arial"/>
        </w:rPr>
      </w:pPr>
      <w:r w:rsidRPr="00462DB7">
        <w:rPr>
          <w:rFonts w:ascii="Arial" w:hAnsi="Arial" w:cs="Arial"/>
        </w:rPr>
        <w:t>Hoe kan de datalogger worden getest en gevalideerd op nauwkeurigheid?</w:t>
      </w:r>
    </w:p>
    <w:p w14:paraId="1E334D78" w14:textId="77777777" w:rsidR="00D27252" w:rsidRPr="00462DB7" w:rsidRDefault="00D27252" w:rsidP="00D27252">
      <w:pPr>
        <w:jc w:val="left"/>
        <w:rPr>
          <w:rFonts w:ascii="Arial" w:hAnsi="Arial" w:cs="Arial"/>
        </w:rPr>
      </w:pPr>
    </w:p>
    <w:p w14:paraId="3DB70D13" w14:textId="4F7D6801" w:rsidR="00263FCF" w:rsidRPr="00462DB7" w:rsidRDefault="00555F24" w:rsidP="00D27252">
      <w:pPr>
        <w:jc w:val="left"/>
        <w:rPr>
          <w:rFonts w:ascii="Arial" w:hAnsi="Arial" w:cs="Arial"/>
          <w:b/>
          <w:bCs/>
        </w:rPr>
      </w:pPr>
      <w:r w:rsidRPr="00462DB7">
        <w:rPr>
          <w:rFonts w:ascii="Arial" w:hAnsi="Arial" w:cs="Arial"/>
          <w:b/>
          <w:bCs/>
        </w:rPr>
        <w:t>Ontwerp (functioneel en technisch)</w:t>
      </w:r>
    </w:p>
    <w:p w14:paraId="721DDACE" w14:textId="5B12F73E" w:rsidR="00D27252" w:rsidRPr="00462DB7" w:rsidRDefault="004A25C0" w:rsidP="006B78AA">
      <w:pPr>
        <w:pStyle w:val="Lijstalinea"/>
        <w:numPr>
          <w:ilvl w:val="0"/>
          <w:numId w:val="10"/>
        </w:numPr>
        <w:jc w:val="left"/>
        <w:rPr>
          <w:rFonts w:ascii="Arial" w:hAnsi="Arial" w:cs="Arial"/>
        </w:rPr>
      </w:pPr>
      <w:r w:rsidRPr="00462DB7">
        <w:rPr>
          <w:rFonts w:ascii="Arial" w:hAnsi="Arial" w:cs="Arial"/>
        </w:rPr>
        <w:t>Systeemarchitectuur en interface.</w:t>
      </w:r>
    </w:p>
    <w:p w14:paraId="06DC630A" w14:textId="2CA7F5CA"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Gedetailleerd ontwerp van componenten.</w:t>
      </w:r>
    </w:p>
    <w:p w14:paraId="4366E1D1" w14:textId="77777777" w:rsidR="00D27252" w:rsidRPr="00462DB7" w:rsidRDefault="00D27252" w:rsidP="00D27252">
      <w:pPr>
        <w:jc w:val="left"/>
        <w:rPr>
          <w:rFonts w:ascii="Arial" w:hAnsi="Arial" w:cs="Arial"/>
        </w:rPr>
      </w:pPr>
    </w:p>
    <w:p w14:paraId="78900010" w14:textId="77777777" w:rsidR="00555F24" w:rsidRPr="00462DB7" w:rsidRDefault="00555F24" w:rsidP="00D27252">
      <w:pPr>
        <w:jc w:val="left"/>
        <w:rPr>
          <w:rFonts w:ascii="Arial" w:hAnsi="Arial" w:cs="Arial"/>
          <w:b/>
          <w:bCs/>
        </w:rPr>
      </w:pPr>
      <w:r w:rsidRPr="00462DB7">
        <w:rPr>
          <w:rFonts w:ascii="Arial" w:hAnsi="Arial" w:cs="Arial"/>
          <w:b/>
          <w:bCs/>
        </w:rPr>
        <w:t>Realisatie (prototypeontwikkeling)</w:t>
      </w:r>
    </w:p>
    <w:p w14:paraId="726B458C" w14:textId="53965453"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Code schrijven en prototype bouwen.</w:t>
      </w:r>
    </w:p>
    <w:p w14:paraId="3C031A84" w14:textId="77777777" w:rsidR="00263FCF" w:rsidRPr="00462DB7" w:rsidRDefault="00263FCF" w:rsidP="00D27252">
      <w:pPr>
        <w:jc w:val="left"/>
        <w:rPr>
          <w:rFonts w:ascii="Arial" w:hAnsi="Arial" w:cs="Arial"/>
        </w:rPr>
      </w:pPr>
    </w:p>
    <w:p w14:paraId="1973C81D" w14:textId="7E45CAC3" w:rsidR="00263FCF" w:rsidRPr="00462DB7" w:rsidRDefault="00D27252" w:rsidP="00D27252">
      <w:pPr>
        <w:jc w:val="left"/>
        <w:rPr>
          <w:rFonts w:ascii="Arial" w:hAnsi="Arial" w:cs="Arial"/>
          <w:b/>
          <w:bCs/>
        </w:rPr>
      </w:pPr>
      <w:r w:rsidRPr="00462DB7">
        <w:rPr>
          <w:rFonts w:ascii="Arial" w:hAnsi="Arial" w:cs="Arial"/>
          <w:b/>
          <w:bCs/>
        </w:rPr>
        <w:t>D</w:t>
      </w:r>
      <w:r w:rsidR="00555F24" w:rsidRPr="00462DB7">
        <w:rPr>
          <w:rFonts w:ascii="Arial" w:hAnsi="Arial" w:cs="Arial"/>
          <w:b/>
          <w:bCs/>
        </w:rPr>
        <w:t>ocumentatie en Oplevering</w:t>
      </w:r>
    </w:p>
    <w:p w14:paraId="36DA1248" w14:textId="327AFB6F" w:rsidR="00D27252" w:rsidRPr="00462DB7" w:rsidRDefault="004A25C0" w:rsidP="006B78AA">
      <w:pPr>
        <w:pStyle w:val="Lijstalinea"/>
        <w:numPr>
          <w:ilvl w:val="0"/>
          <w:numId w:val="10"/>
        </w:numPr>
        <w:jc w:val="left"/>
        <w:rPr>
          <w:rFonts w:ascii="Arial" w:hAnsi="Arial" w:cs="Arial"/>
        </w:rPr>
      </w:pPr>
      <w:r w:rsidRPr="00462DB7">
        <w:rPr>
          <w:rFonts w:ascii="Arial" w:hAnsi="Arial" w:cs="Arial"/>
        </w:rPr>
        <w:t>Unit testen.</w:t>
      </w:r>
    </w:p>
    <w:p w14:paraId="06884D86" w14:textId="19E7AF10" w:rsidR="004A25C0" w:rsidRPr="00462DB7" w:rsidRDefault="004A25C0" w:rsidP="006B78AA">
      <w:pPr>
        <w:pStyle w:val="Lijstalinea"/>
        <w:numPr>
          <w:ilvl w:val="0"/>
          <w:numId w:val="10"/>
        </w:numPr>
        <w:jc w:val="left"/>
        <w:rPr>
          <w:rFonts w:ascii="Arial" w:hAnsi="Arial" w:cs="Arial"/>
        </w:rPr>
      </w:pPr>
      <w:commentRangeStart w:id="53"/>
      <w:r w:rsidRPr="00462DB7">
        <w:rPr>
          <w:rFonts w:ascii="Arial" w:hAnsi="Arial" w:cs="Arial"/>
        </w:rPr>
        <w:t>Integratietesten.</w:t>
      </w:r>
      <w:commentRangeEnd w:id="53"/>
      <w:r w:rsidR="002C3CCB">
        <w:rPr>
          <w:rStyle w:val="Verwijzingopmerking"/>
          <w:rFonts w:ascii="Arial" w:eastAsia="Times New Roman" w:hAnsi="Arial" w:cs="Times New Roman"/>
          <w:szCs w:val="20"/>
          <w:lang w:eastAsia="nl-NL"/>
        </w:rPr>
        <w:commentReference w:id="53"/>
      </w:r>
    </w:p>
    <w:p w14:paraId="24F1BBB1" w14:textId="1793AB78"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Systeemtesten.</w:t>
      </w:r>
    </w:p>
    <w:p w14:paraId="238CD59D" w14:textId="39473D5B"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Acceptatietesten.</w:t>
      </w:r>
    </w:p>
    <w:p w14:paraId="7BB7ACCA" w14:textId="3D647D3D"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 xml:space="preserve">Systeemvalidatie door het </w:t>
      </w:r>
      <w:commentRangeStart w:id="54"/>
      <w:r w:rsidRPr="00462DB7">
        <w:rPr>
          <w:rFonts w:ascii="Arial" w:hAnsi="Arial" w:cs="Arial"/>
        </w:rPr>
        <w:t>NMI of NFI.</w:t>
      </w:r>
      <w:commentRangeEnd w:id="54"/>
      <w:r w:rsidR="002C3CCB">
        <w:rPr>
          <w:rStyle w:val="Verwijzingopmerking"/>
          <w:rFonts w:ascii="Arial" w:eastAsia="Times New Roman" w:hAnsi="Arial" w:cs="Times New Roman"/>
          <w:szCs w:val="20"/>
          <w:lang w:eastAsia="nl-NL"/>
        </w:rPr>
        <w:commentReference w:id="54"/>
      </w:r>
    </w:p>
    <w:p w14:paraId="5B4C6F6C" w14:textId="4F571A96"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Oplevering eindproduct.</w:t>
      </w:r>
    </w:p>
    <w:p w14:paraId="331F5205" w14:textId="2BE40269" w:rsidR="004A25C0" w:rsidRPr="00462DB7" w:rsidRDefault="004A25C0" w:rsidP="006B78AA">
      <w:pPr>
        <w:pStyle w:val="Lijstalinea"/>
        <w:numPr>
          <w:ilvl w:val="0"/>
          <w:numId w:val="10"/>
        </w:numPr>
        <w:jc w:val="left"/>
        <w:rPr>
          <w:rFonts w:ascii="Arial" w:hAnsi="Arial" w:cs="Arial"/>
        </w:rPr>
      </w:pPr>
      <w:r w:rsidRPr="00462DB7">
        <w:rPr>
          <w:rFonts w:ascii="Arial" w:hAnsi="Arial" w:cs="Arial"/>
        </w:rPr>
        <w:t>Documenteren.</w:t>
      </w:r>
    </w:p>
    <w:p w14:paraId="2A862468" w14:textId="77777777" w:rsidR="00263FCF" w:rsidRPr="00462DB7" w:rsidRDefault="00263FCF" w:rsidP="00263FCF">
      <w:pPr>
        <w:ind w:left="1080"/>
        <w:jc w:val="left"/>
        <w:rPr>
          <w:rFonts w:ascii="Arial" w:hAnsi="Arial" w:cs="Arial"/>
        </w:rPr>
      </w:pPr>
    </w:p>
    <w:p w14:paraId="22153F32" w14:textId="0BB08AAD" w:rsidR="00555F24" w:rsidRPr="00462DB7" w:rsidRDefault="00555F24" w:rsidP="00555F24">
      <w:pPr>
        <w:jc w:val="left"/>
        <w:rPr>
          <w:rFonts w:ascii="Arial" w:hAnsi="Arial" w:cs="Arial"/>
        </w:rPr>
      </w:pPr>
    </w:p>
    <w:p w14:paraId="75E35F90" w14:textId="77777777" w:rsidR="00AE6637" w:rsidRPr="00462DB7" w:rsidRDefault="00AE6637" w:rsidP="00555F24">
      <w:pPr>
        <w:jc w:val="left"/>
        <w:rPr>
          <w:rFonts w:ascii="Arial" w:hAnsi="Arial" w:cs="Arial"/>
        </w:rPr>
      </w:pPr>
    </w:p>
    <w:p w14:paraId="006D6393" w14:textId="77777777" w:rsidR="00AE6637" w:rsidRPr="00462DB7" w:rsidRDefault="00AE6637" w:rsidP="00555F24">
      <w:pPr>
        <w:jc w:val="left"/>
        <w:rPr>
          <w:rFonts w:ascii="Arial" w:hAnsi="Arial" w:cs="Arial"/>
        </w:rPr>
      </w:pPr>
    </w:p>
    <w:p w14:paraId="5BD1A8AF" w14:textId="77777777" w:rsidR="00CB61E4" w:rsidRPr="00462DB7" w:rsidRDefault="00CB61E4" w:rsidP="00555F24">
      <w:pPr>
        <w:jc w:val="left"/>
        <w:rPr>
          <w:rFonts w:ascii="Arial" w:hAnsi="Arial" w:cs="Arial"/>
        </w:rPr>
      </w:pPr>
    </w:p>
    <w:p w14:paraId="7CF3AC9E" w14:textId="77777777" w:rsidR="00CB61E4" w:rsidRPr="00462DB7" w:rsidRDefault="00CB61E4" w:rsidP="00555F24">
      <w:pPr>
        <w:jc w:val="left"/>
        <w:rPr>
          <w:rFonts w:ascii="Arial" w:hAnsi="Arial" w:cs="Arial"/>
        </w:rPr>
      </w:pPr>
    </w:p>
    <w:p w14:paraId="3D78B5DE" w14:textId="77777777" w:rsidR="00CB61E4" w:rsidRPr="00462DB7" w:rsidRDefault="00CB61E4" w:rsidP="00555F24">
      <w:pPr>
        <w:jc w:val="left"/>
        <w:rPr>
          <w:rFonts w:ascii="Arial" w:hAnsi="Arial" w:cs="Arial"/>
        </w:rPr>
      </w:pPr>
    </w:p>
    <w:p w14:paraId="41A719F8" w14:textId="77777777" w:rsidR="00CB61E4" w:rsidRPr="00462DB7" w:rsidRDefault="00CB61E4" w:rsidP="00555F24">
      <w:pPr>
        <w:jc w:val="left"/>
        <w:rPr>
          <w:rFonts w:ascii="Arial" w:hAnsi="Arial" w:cs="Arial"/>
        </w:rPr>
      </w:pPr>
    </w:p>
    <w:p w14:paraId="7744D3B6" w14:textId="77777777" w:rsidR="00CB61E4" w:rsidRPr="00462DB7" w:rsidRDefault="00CB61E4" w:rsidP="00555F24">
      <w:pPr>
        <w:jc w:val="left"/>
        <w:rPr>
          <w:rFonts w:ascii="Arial" w:hAnsi="Arial" w:cs="Arial"/>
        </w:rPr>
      </w:pPr>
    </w:p>
    <w:p w14:paraId="60BF90B2" w14:textId="77777777" w:rsidR="00AE6637" w:rsidRPr="00462DB7" w:rsidRDefault="00AE6637" w:rsidP="00555F24">
      <w:pPr>
        <w:jc w:val="left"/>
        <w:rPr>
          <w:rFonts w:ascii="Arial" w:hAnsi="Arial" w:cs="Arial"/>
        </w:rPr>
      </w:pPr>
    </w:p>
    <w:p w14:paraId="5FA1D089" w14:textId="77777777" w:rsidR="00AE6637" w:rsidRPr="00462DB7" w:rsidRDefault="00AE6637" w:rsidP="00555F24">
      <w:pPr>
        <w:jc w:val="left"/>
        <w:rPr>
          <w:rFonts w:ascii="Arial" w:hAnsi="Arial" w:cs="Arial"/>
        </w:rPr>
      </w:pPr>
    </w:p>
    <w:p w14:paraId="24262533" w14:textId="3526B785" w:rsidR="00555F24" w:rsidRPr="00462DB7" w:rsidRDefault="00555F24" w:rsidP="00555F24">
      <w:pPr>
        <w:pStyle w:val="Kop1"/>
        <w:rPr>
          <w:rFonts w:ascii="Arial" w:hAnsi="Arial" w:cs="Arial"/>
        </w:rPr>
      </w:pPr>
      <w:bookmarkStart w:id="55" w:name="_Toc190095014"/>
      <w:r w:rsidRPr="00462DB7">
        <w:rPr>
          <w:rFonts w:ascii="Arial" w:hAnsi="Arial" w:cs="Arial"/>
        </w:rPr>
        <w:lastRenderedPageBreak/>
        <w:t>Kwaliteitswaarborging en Methodologie</w:t>
      </w:r>
      <w:bookmarkEnd w:id="55"/>
    </w:p>
    <w:p w14:paraId="549058E1" w14:textId="11C67D0E" w:rsidR="00CB61E4" w:rsidRPr="00462DB7" w:rsidRDefault="00CB61E4" w:rsidP="00555F24">
      <w:pPr>
        <w:jc w:val="left"/>
        <w:rPr>
          <w:rFonts w:ascii="Arial" w:hAnsi="Arial" w:cs="Arial"/>
        </w:rPr>
      </w:pPr>
      <w:r w:rsidRPr="00462DB7">
        <w:rPr>
          <w:rFonts w:ascii="Arial" w:hAnsi="Arial" w:cs="Arial"/>
        </w:rPr>
        <w:t xml:space="preserve">Om de kwaliteit van het eindproduct en de uitvoering van het project </w:t>
      </w:r>
      <w:r w:rsidR="00AF448E" w:rsidRPr="00462DB7">
        <w:rPr>
          <w:rFonts w:ascii="Arial" w:hAnsi="Arial" w:cs="Arial"/>
        </w:rPr>
        <w:t>te</w:t>
      </w:r>
      <w:r w:rsidRPr="00462DB7">
        <w:rPr>
          <w:rFonts w:ascii="Arial" w:hAnsi="Arial" w:cs="Arial"/>
        </w:rPr>
        <w:t xml:space="preserve"> borgen</w:t>
      </w:r>
      <w:r w:rsidR="00AF448E" w:rsidRPr="00462DB7">
        <w:rPr>
          <w:rFonts w:ascii="Arial" w:hAnsi="Arial" w:cs="Arial"/>
        </w:rPr>
        <w:t>, zijn door er kwaliteitseisen, werkwijze en methodes en vastgesteld in dit hoofdstuk.</w:t>
      </w:r>
    </w:p>
    <w:p w14:paraId="6444D7C6" w14:textId="77777777" w:rsidR="00CB61E4" w:rsidRPr="00462DB7" w:rsidRDefault="00CB61E4" w:rsidP="00555F24">
      <w:pPr>
        <w:jc w:val="left"/>
        <w:rPr>
          <w:rFonts w:ascii="Arial" w:hAnsi="Arial" w:cs="Arial"/>
        </w:rPr>
      </w:pPr>
    </w:p>
    <w:p w14:paraId="110530D0" w14:textId="416CE20C" w:rsidR="00AF448E" w:rsidRPr="00462DB7" w:rsidRDefault="00555F24" w:rsidP="00555F24">
      <w:pPr>
        <w:jc w:val="left"/>
        <w:rPr>
          <w:rFonts w:ascii="Arial" w:hAnsi="Arial" w:cs="Arial"/>
        </w:rPr>
      </w:pPr>
      <w:bookmarkStart w:id="56" w:name="_Toc190095015"/>
      <w:r w:rsidRPr="00462DB7">
        <w:rPr>
          <w:rStyle w:val="Kop2Char"/>
          <w:rFonts w:ascii="Arial" w:hAnsi="Arial" w:cs="Arial"/>
        </w:rPr>
        <w:t>4.1 Kwaliteitseisen</w:t>
      </w:r>
      <w:bookmarkEnd w:id="56"/>
    </w:p>
    <w:p w14:paraId="7D2581E4" w14:textId="1EFE72B1" w:rsidR="009E2D81" w:rsidRPr="00462DB7" w:rsidRDefault="00AF448E" w:rsidP="00AF448E">
      <w:pPr>
        <w:pStyle w:val="Geenafstand"/>
        <w:rPr>
          <w:rFonts w:cs="Arial"/>
        </w:rPr>
      </w:pPr>
      <w:r w:rsidRPr="00462DB7">
        <w:rPr>
          <w:rFonts w:cs="Arial"/>
        </w:rPr>
        <w:t>Het eindproduct moet voldoen aan de volgende kwaliteitseisen:</w:t>
      </w:r>
    </w:p>
    <w:p w14:paraId="39DB0CCE" w14:textId="3EDC7078" w:rsidR="009E2D81" w:rsidRPr="00462DB7" w:rsidRDefault="009E2D81" w:rsidP="006B78AA">
      <w:pPr>
        <w:pStyle w:val="Lijstalinea"/>
        <w:numPr>
          <w:ilvl w:val="0"/>
          <w:numId w:val="12"/>
        </w:numPr>
        <w:rPr>
          <w:rFonts w:ascii="Arial" w:hAnsi="Arial" w:cs="Arial"/>
        </w:rPr>
      </w:pPr>
      <w:r w:rsidRPr="00462DB7">
        <w:rPr>
          <w:rFonts w:ascii="Arial" w:hAnsi="Arial" w:cs="Arial"/>
          <w:b/>
          <w:bCs/>
        </w:rPr>
        <w:t>Bedieningsgemak &amp; gebruiksvriendelijkheid</w:t>
      </w:r>
    </w:p>
    <w:p w14:paraId="2386FC1A" w14:textId="77777777" w:rsidR="009E2D81" w:rsidRPr="00462DB7" w:rsidRDefault="009E2D81" w:rsidP="006B78AA">
      <w:pPr>
        <w:pStyle w:val="Lijstalinea"/>
        <w:numPr>
          <w:ilvl w:val="0"/>
          <w:numId w:val="13"/>
        </w:numPr>
        <w:rPr>
          <w:rFonts w:ascii="Arial" w:hAnsi="Arial" w:cs="Arial"/>
        </w:rPr>
      </w:pPr>
      <w:r w:rsidRPr="00462DB7">
        <w:rPr>
          <w:rFonts w:ascii="Arial" w:hAnsi="Arial" w:cs="Arial"/>
        </w:rPr>
        <w:t>De interface moet intuïtief en eenvoudig te bedienen zijn.</w:t>
      </w:r>
    </w:p>
    <w:p w14:paraId="0C822CF1" w14:textId="77777777" w:rsidR="009E2D81" w:rsidRPr="00462DB7" w:rsidRDefault="009E2D81" w:rsidP="006B78AA">
      <w:pPr>
        <w:pStyle w:val="Lijstalinea"/>
        <w:numPr>
          <w:ilvl w:val="0"/>
          <w:numId w:val="13"/>
        </w:numPr>
        <w:rPr>
          <w:rFonts w:ascii="Arial" w:hAnsi="Arial" w:cs="Arial"/>
        </w:rPr>
      </w:pPr>
      <w:r w:rsidRPr="00462DB7">
        <w:rPr>
          <w:rFonts w:ascii="Arial" w:hAnsi="Arial" w:cs="Arial"/>
        </w:rPr>
        <w:t>Installatie en configuratie moeten duidelijk en zonder specialistische kennis mogelijk zijn.</w:t>
      </w:r>
    </w:p>
    <w:p w14:paraId="7902D591" w14:textId="77777777" w:rsidR="009E2D81" w:rsidRPr="00462DB7" w:rsidRDefault="009E2D81" w:rsidP="006B78AA">
      <w:pPr>
        <w:pStyle w:val="Lijstalinea"/>
        <w:numPr>
          <w:ilvl w:val="0"/>
          <w:numId w:val="13"/>
        </w:numPr>
        <w:rPr>
          <w:rFonts w:ascii="Arial" w:hAnsi="Arial" w:cs="Arial"/>
        </w:rPr>
      </w:pPr>
      <w:r w:rsidRPr="00462DB7">
        <w:rPr>
          <w:rFonts w:ascii="Arial" w:hAnsi="Arial" w:cs="Arial"/>
        </w:rPr>
        <w:t>Knoppen en menu’s moeten logisch en toegankelijk zijn.</w:t>
      </w:r>
    </w:p>
    <w:p w14:paraId="29F3DF7E" w14:textId="77777777" w:rsidR="009E2D81" w:rsidRPr="00462DB7" w:rsidRDefault="009E2D81" w:rsidP="009E2D81">
      <w:pPr>
        <w:pStyle w:val="Lijstalinea"/>
        <w:rPr>
          <w:rFonts w:ascii="Arial" w:hAnsi="Arial" w:cs="Arial"/>
        </w:rPr>
      </w:pPr>
    </w:p>
    <w:p w14:paraId="7CC80878" w14:textId="6DAFFBDE" w:rsidR="009E2D81" w:rsidRPr="00462DB7" w:rsidRDefault="009E2D81" w:rsidP="006B78AA">
      <w:pPr>
        <w:pStyle w:val="Lijstalinea"/>
        <w:numPr>
          <w:ilvl w:val="0"/>
          <w:numId w:val="12"/>
        </w:numPr>
        <w:rPr>
          <w:rFonts w:ascii="Arial" w:hAnsi="Arial" w:cs="Arial"/>
        </w:rPr>
      </w:pPr>
      <w:r w:rsidRPr="00462DB7">
        <w:rPr>
          <w:rFonts w:ascii="Arial" w:hAnsi="Arial" w:cs="Arial"/>
          <w:b/>
          <w:bCs/>
        </w:rPr>
        <w:t>Betrouwbaarheid &amp; robuustheid</w:t>
      </w:r>
    </w:p>
    <w:p w14:paraId="20F9D9E8" w14:textId="77777777" w:rsidR="009E2D81" w:rsidRPr="00462DB7" w:rsidRDefault="009E2D81" w:rsidP="006B78AA">
      <w:pPr>
        <w:pStyle w:val="Lijstalinea"/>
        <w:numPr>
          <w:ilvl w:val="0"/>
          <w:numId w:val="14"/>
        </w:numPr>
        <w:rPr>
          <w:rFonts w:ascii="Arial" w:hAnsi="Arial" w:cs="Arial"/>
        </w:rPr>
      </w:pPr>
      <w:r w:rsidRPr="00462DB7">
        <w:rPr>
          <w:rFonts w:ascii="Arial" w:hAnsi="Arial" w:cs="Arial"/>
        </w:rPr>
        <w:t>Storingen moeten eenvoudig op te lossen zijn, bijvoorbeeld door een foutdiagnosesysteem of logging.</w:t>
      </w:r>
    </w:p>
    <w:p w14:paraId="2C296BEE" w14:textId="77777777" w:rsidR="009E2D81" w:rsidRPr="00462DB7" w:rsidRDefault="009E2D81" w:rsidP="006B78AA">
      <w:pPr>
        <w:pStyle w:val="Lijstalinea"/>
        <w:numPr>
          <w:ilvl w:val="0"/>
          <w:numId w:val="14"/>
        </w:numPr>
        <w:rPr>
          <w:rFonts w:ascii="Arial" w:hAnsi="Arial" w:cs="Arial"/>
        </w:rPr>
      </w:pPr>
      <w:r w:rsidRPr="00462DB7">
        <w:rPr>
          <w:rFonts w:ascii="Arial" w:hAnsi="Arial" w:cs="Arial"/>
        </w:rPr>
        <w:t>Het systeem moet langdurig kunnen werken zonder handmatige herstarten of resets.</w:t>
      </w:r>
    </w:p>
    <w:p w14:paraId="4C1E4A59" w14:textId="77777777" w:rsidR="009E2D81" w:rsidRPr="00462DB7" w:rsidRDefault="009E2D81" w:rsidP="006B78AA">
      <w:pPr>
        <w:pStyle w:val="Lijstalinea"/>
        <w:numPr>
          <w:ilvl w:val="0"/>
          <w:numId w:val="14"/>
        </w:numPr>
        <w:rPr>
          <w:rFonts w:ascii="Arial" w:hAnsi="Arial" w:cs="Arial"/>
        </w:rPr>
      </w:pPr>
      <w:r w:rsidRPr="00462DB7">
        <w:rPr>
          <w:rFonts w:ascii="Arial" w:hAnsi="Arial" w:cs="Arial"/>
        </w:rPr>
        <w:t>Hardware en behuizing moeten bestand zijn tegen trillingen en temperatuurschommelingen.</w:t>
      </w:r>
    </w:p>
    <w:p w14:paraId="4F9A8C55" w14:textId="77777777" w:rsidR="009E2D81" w:rsidRPr="00462DB7" w:rsidRDefault="009E2D81" w:rsidP="009E2D81">
      <w:pPr>
        <w:ind w:left="1080"/>
        <w:rPr>
          <w:rFonts w:ascii="Arial" w:hAnsi="Arial" w:cs="Arial"/>
        </w:rPr>
      </w:pPr>
    </w:p>
    <w:p w14:paraId="41171DB6" w14:textId="65CE554B" w:rsidR="009E2D81" w:rsidRPr="00462DB7" w:rsidRDefault="009E2D81" w:rsidP="006B78AA">
      <w:pPr>
        <w:pStyle w:val="Lijstalinea"/>
        <w:numPr>
          <w:ilvl w:val="0"/>
          <w:numId w:val="12"/>
        </w:numPr>
        <w:rPr>
          <w:rFonts w:ascii="Arial" w:hAnsi="Arial" w:cs="Arial"/>
        </w:rPr>
      </w:pPr>
      <w:r w:rsidRPr="00462DB7">
        <w:rPr>
          <w:rFonts w:ascii="Arial" w:hAnsi="Arial" w:cs="Arial"/>
          <w:b/>
          <w:bCs/>
        </w:rPr>
        <w:t>Nauwkeurigheid &amp; prestaties</w:t>
      </w:r>
    </w:p>
    <w:p w14:paraId="2EDB9FBE" w14:textId="77777777" w:rsidR="009E2D81" w:rsidRPr="00462DB7" w:rsidRDefault="009E2D81" w:rsidP="006B78AA">
      <w:pPr>
        <w:pStyle w:val="Lijstalinea"/>
        <w:numPr>
          <w:ilvl w:val="0"/>
          <w:numId w:val="15"/>
        </w:numPr>
        <w:rPr>
          <w:rFonts w:ascii="Arial" w:hAnsi="Arial" w:cs="Arial"/>
        </w:rPr>
      </w:pPr>
      <w:r w:rsidRPr="00462DB7">
        <w:rPr>
          <w:rFonts w:ascii="Arial" w:hAnsi="Arial" w:cs="Arial"/>
        </w:rPr>
        <w:t>De klok moet een frequentie van 1000 Hz (1 ms nauwkeurigheid) halen.</w:t>
      </w:r>
    </w:p>
    <w:p w14:paraId="3A8C0095" w14:textId="77777777" w:rsidR="009E2D81" w:rsidRPr="00462DB7" w:rsidRDefault="009E2D81" w:rsidP="006B78AA">
      <w:pPr>
        <w:pStyle w:val="Lijstalinea"/>
        <w:numPr>
          <w:ilvl w:val="0"/>
          <w:numId w:val="15"/>
        </w:numPr>
        <w:rPr>
          <w:rFonts w:ascii="Arial" w:hAnsi="Arial" w:cs="Arial"/>
        </w:rPr>
      </w:pPr>
      <w:r w:rsidRPr="00462DB7">
        <w:rPr>
          <w:rFonts w:ascii="Arial" w:hAnsi="Arial" w:cs="Arial"/>
        </w:rPr>
        <w:t>Latency van signaaldetectie moet minimaal zijn.</w:t>
      </w:r>
    </w:p>
    <w:p w14:paraId="27FF35B0" w14:textId="6B295F92" w:rsidR="009E2D81" w:rsidRPr="00462DB7" w:rsidRDefault="009E2D81" w:rsidP="006B78AA">
      <w:pPr>
        <w:pStyle w:val="Lijstalinea"/>
        <w:numPr>
          <w:ilvl w:val="0"/>
          <w:numId w:val="15"/>
        </w:numPr>
        <w:rPr>
          <w:rFonts w:ascii="Arial" w:hAnsi="Arial" w:cs="Arial"/>
        </w:rPr>
      </w:pPr>
      <w:r w:rsidRPr="00462DB7">
        <w:rPr>
          <w:rFonts w:ascii="Arial" w:hAnsi="Arial" w:cs="Arial"/>
        </w:rPr>
        <w:t>Synchronisatie tussen verschillende componenten moet binnen een acceptabele foutmarge blijven (bijv. max. afwijking ± 1 ms).</w:t>
      </w:r>
    </w:p>
    <w:p w14:paraId="01C89665" w14:textId="77777777" w:rsidR="009E2D81" w:rsidRPr="00462DB7" w:rsidRDefault="009E2D81" w:rsidP="009E2D81">
      <w:pPr>
        <w:rPr>
          <w:rFonts w:ascii="Arial" w:hAnsi="Arial" w:cs="Arial"/>
        </w:rPr>
      </w:pPr>
    </w:p>
    <w:p w14:paraId="04BB6773" w14:textId="6AB3B43C" w:rsidR="009E2D81" w:rsidRPr="00462DB7" w:rsidRDefault="009E2D81" w:rsidP="006B78AA">
      <w:pPr>
        <w:pStyle w:val="Lijstalinea"/>
        <w:numPr>
          <w:ilvl w:val="0"/>
          <w:numId w:val="12"/>
        </w:numPr>
        <w:rPr>
          <w:rFonts w:ascii="Arial" w:hAnsi="Arial" w:cs="Arial"/>
        </w:rPr>
      </w:pPr>
      <w:r w:rsidRPr="00462DB7">
        <w:rPr>
          <w:rFonts w:ascii="Arial" w:hAnsi="Arial" w:cs="Arial"/>
          <w:b/>
          <w:bCs/>
        </w:rPr>
        <w:t>Opslag &amp; data-integriteit</w:t>
      </w:r>
    </w:p>
    <w:p w14:paraId="247C5755" w14:textId="77777777" w:rsidR="009E2D81" w:rsidRPr="00462DB7" w:rsidRDefault="009E2D81" w:rsidP="006B78AA">
      <w:pPr>
        <w:pStyle w:val="Lijstalinea"/>
        <w:numPr>
          <w:ilvl w:val="0"/>
          <w:numId w:val="16"/>
        </w:numPr>
        <w:rPr>
          <w:rFonts w:ascii="Arial" w:hAnsi="Arial" w:cs="Arial"/>
        </w:rPr>
      </w:pPr>
      <w:r w:rsidRPr="00462DB7">
        <w:rPr>
          <w:rFonts w:ascii="Arial" w:hAnsi="Arial" w:cs="Arial"/>
        </w:rPr>
        <w:t>Gegevens moeten consistent en foutloos worden weggeschreven naar een USB-stick of SD-kaart.</w:t>
      </w:r>
    </w:p>
    <w:p w14:paraId="512F2654" w14:textId="77777777" w:rsidR="009E2D81" w:rsidRPr="00462DB7" w:rsidRDefault="009E2D81" w:rsidP="006B78AA">
      <w:pPr>
        <w:pStyle w:val="Lijstalinea"/>
        <w:numPr>
          <w:ilvl w:val="0"/>
          <w:numId w:val="16"/>
        </w:numPr>
        <w:rPr>
          <w:rFonts w:ascii="Arial" w:hAnsi="Arial" w:cs="Arial"/>
        </w:rPr>
      </w:pPr>
      <w:r w:rsidRPr="00462DB7">
        <w:rPr>
          <w:rFonts w:ascii="Arial" w:hAnsi="Arial" w:cs="Arial"/>
        </w:rPr>
        <w:t>Bestandsgrootte en opslagformaat moeten geoptimaliseerd zijn voor snelle uitlezing en verwerking.</w:t>
      </w:r>
    </w:p>
    <w:p w14:paraId="18DE452D" w14:textId="77777777" w:rsidR="009E2D81" w:rsidRPr="00462DB7" w:rsidRDefault="009E2D81" w:rsidP="006B78AA">
      <w:pPr>
        <w:pStyle w:val="Lijstalinea"/>
        <w:numPr>
          <w:ilvl w:val="0"/>
          <w:numId w:val="16"/>
        </w:numPr>
        <w:rPr>
          <w:rFonts w:ascii="Arial" w:hAnsi="Arial" w:cs="Arial"/>
        </w:rPr>
      </w:pPr>
      <w:r w:rsidRPr="00462DB7">
        <w:rPr>
          <w:rFonts w:ascii="Arial" w:hAnsi="Arial" w:cs="Arial"/>
        </w:rPr>
        <w:t xml:space="preserve">Data mag niet verloren gaan bij een </w:t>
      </w:r>
      <w:commentRangeStart w:id="57"/>
      <w:r w:rsidRPr="00462DB7">
        <w:rPr>
          <w:rFonts w:ascii="Arial" w:hAnsi="Arial" w:cs="Arial"/>
        </w:rPr>
        <w:t>stroomstoring of herstart.</w:t>
      </w:r>
      <w:commentRangeEnd w:id="57"/>
      <w:r w:rsidR="00672A1C">
        <w:rPr>
          <w:rStyle w:val="Verwijzingopmerking"/>
          <w:rFonts w:ascii="Arial" w:eastAsia="Times New Roman" w:hAnsi="Arial" w:cs="Times New Roman"/>
          <w:szCs w:val="20"/>
          <w:lang w:eastAsia="nl-NL"/>
        </w:rPr>
        <w:commentReference w:id="57"/>
      </w:r>
    </w:p>
    <w:p w14:paraId="3B7958C1" w14:textId="77777777" w:rsidR="009E2D81" w:rsidRPr="00462DB7" w:rsidRDefault="009E2D81" w:rsidP="009E2D81">
      <w:pPr>
        <w:ind w:left="1080"/>
        <w:rPr>
          <w:rFonts w:ascii="Arial" w:hAnsi="Arial" w:cs="Arial"/>
        </w:rPr>
      </w:pPr>
    </w:p>
    <w:p w14:paraId="22108EF7" w14:textId="0F5A91ED" w:rsidR="009E2D81" w:rsidRPr="00462DB7" w:rsidRDefault="009E2D81" w:rsidP="006B78AA">
      <w:pPr>
        <w:pStyle w:val="Lijstalinea"/>
        <w:numPr>
          <w:ilvl w:val="0"/>
          <w:numId w:val="12"/>
        </w:numPr>
        <w:rPr>
          <w:rFonts w:ascii="Arial" w:hAnsi="Arial" w:cs="Arial"/>
        </w:rPr>
      </w:pPr>
      <w:r w:rsidRPr="00462DB7">
        <w:rPr>
          <w:rFonts w:ascii="Arial" w:hAnsi="Arial" w:cs="Arial"/>
          <w:b/>
          <w:bCs/>
        </w:rPr>
        <w:t>Sensorvalidatie &amp; foutpreventie</w:t>
      </w:r>
    </w:p>
    <w:p w14:paraId="7049555F" w14:textId="77777777" w:rsidR="009E2D81" w:rsidRPr="00462DB7" w:rsidRDefault="009E2D81" w:rsidP="006B78AA">
      <w:pPr>
        <w:pStyle w:val="Lijstalinea"/>
        <w:numPr>
          <w:ilvl w:val="0"/>
          <w:numId w:val="17"/>
        </w:numPr>
        <w:rPr>
          <w:rFonts w:ascii="Arial" w:hAnsi="Arial" w:cs="Arial"/>
        </w:rPr>
      </w:pPr>
      <w:r w:rsidRPr="00462DB7">
        <w:rPr>
          <w:rFonts w:ascii="Arial" w:hAnsi="Arial" w:cs="Arial"/>
        </w:rPr>
        <w:t>Valse detecties van de laserafstandssensor moeten worden geminimaliseerd door filtering of signaalverwerking.</w:t>
      </w:r>
    </w:p>
    <w:p w14:paraId="34E862A5" w14:textId="77777777" w:rsidR="009E2D81" w:rsidRPr="00462DB7" w:rsidRDefault="009E2D81" w:rsidP="006B78AA">
      <w:pPr>
        <w:pStyle w:val="Lijstalinea"/>
        <w:numPr>
          <w:ilvl w:val="0"/>
          <w:numId w:val="17"/>
        </w:numPr>
        <w:rPr>
          <w:rFonts w:ascii="Arial" w:hAnsi="Arial" w:cs="Arial"/>
        </w:rPr>
      </w:pPr>
      <w:r w:rsidRPr="00462DB7">
        <w:rPr>
          <w:rFonts w:ascii="Arial" w:hAnsi="Arial" w:cs="Arial"/>
        </w:rPr>
        <w:t>Omgevingsfactoren (lichtinval, stof, obstakels) mogen de werking niet beïnvloeden.</w:t>
      </w:r>
    </w:p>
    <w:p w14:paraId="1C4F4D1C" w14:textId="77777777" w:rsidR="00AF448E" w:rsidRPr="00462DB7" w:rsidRDefault="00AF448E" w:rsidP="00555F24">
      <w:pPr>
        <w:jc w:val="left"/>
        <w:rPr>
          <w:rFonts w:ascii="Arial" w:hAnsi="Arial" w:cs="Arial"/>
        </w:rPr>
      </w:pPr>
    </w:p>
    <w:p w14:paraId="2901BFD9" w14:textId="77777777" w:rsidR="00007E49" w:rsidRPr="00462DB7" w:rsidRDefault="00007E49" w:rsidP="00555F24">
      <w:pPr>
        <w:jc w:val="left"/>
        <w:rPr>
          <w:rFonts w:ascii="Arial" w:hAnsi="Arial" w:cs="Arial"/>
        </w:rPr>
      </w:pPr>
    </w:p>
    <w:p w14:paraId="3279665C" w14:textId="77777777" w:rsidR="00007E49" w:rsidRPr="00462DB7" w:rsidRDefault="00007E49" w:rsidP="00555F24">
      <w:pPr>
        <w:jc w:val="left"/>
        <w:rPr>
          <w:rFonts w:ascii="Arial" w:hAnsi="Arial" w:cs="Arial"/>
        </w:rPr>
      </w:pPr>
    </w:p>
    <w:p w14:paraId="531D478A" w14:textId="77777777" w:rsidR="00007E49" w:rsidRPr="00462DB7" w:rsidRDefault="00007E49" w:rsidP="00555F24">
      <w:pPr>
        <w:jc w:val="left"/>
        <w:rPr>
          <w:rFonts w:ascii="Arial" w:hAnsi="Arial" w:cs="Arial"/>
        </w:rPr>
      </w:pPr>
    </w:p>
    <w:p w14:paraId="002088C1" w14:textId="77777777" w:rsidR="00007E49" w:rsidRPr="00462DB7" w:rsidRDefault="00007E49" w:rsidP="00555F24">
      <w:pPr>
        <w:jc w:val="left"/>
        <w:rPr>
          <w:rFonts w:ascii="Arial" w:hAnsi="Arial" w:cs="Arial"/>
        </w:rPr>
      </w:pPr>
    </w:p>
    <w:p w14:paraId="5FAA533F" w14:textId="77777777" w:rsidR="00007E49" w:rsidRPr="00462DB7" w:rsidRDefault="00007E49" w:rsidP="00555F24">
      <w:pPr>
        <w:jc w:val="left"/>
        <w:rPr>
          <w:rFonts w:ascii="Arial" w:hAnsi="Arial" w:cs="Arial"/>
        </w:rPr>
      </w:pPr>
    </w:p>
    <w:p w14:paraId="37FCD9AA" w14:textId="77777777" w:rsidR="00E60418" w:rsidRPr="00462DB7" w:rsidRDefault="00E60418" w:rsidP="00555F24">
      <w:pPr>
        <w:jc w:val="left"/>
        <w:rPr>
          <w:rFonts w:ascii="Arial" w:hAnsi="Arial" w:cs="Arial"/>
        </w:rPr>
      </w:pPr>
    </w:p>
    <w:p w14:paraId="424AB1C2" w14:textId="77777777" w:rsidR="00007E49" w:rsidRPr="00462DB7" w:rsidRDefault="00007E49" w:rsidP="00555F24">
      <w:pPr>
        <w:jc w:val="left"/>
        <w:rPr>
          <w:rFonts w:ascii="Arial" w:hAnsi="Arial" w:cs="Arial"/>
        </w:rPr>
      </w:pPr>
    </w:p>
    <w:p w14:paraId="127883FE" w14:textId="77777777" w:rsidR="00007E49" w:rsidRPr="00462DB7" w:rsidRDefault="00007E49" w:rsidP="00555F24">
      <w:pPr>
        <w:jc w:val="left"/>
        <w:rPr>
          <w:rFonts w:ascii="Arial" w:hAnsi="Arial" w:cs="Arial"/>
        </w:rPr>
      </w:pPr>
    </w:p>
    <w:p w14:paraId="6F86BAA0" w14:textId="77777777" w:rsidR="00007E49" w:rsidRPr="00462DB7" w:rsidRDefault="00007E49" w:rsidP="00555F24">
      <w:pPr>
        <w:jc w:val="left"/>
        <w:rPr>
          <w:rFonts w:ascii="Arial" w:hAnsi="Arial" w:cs="Arial"/>
        </w:rPr>
      </w:pPr>
    </w:p>
    <w:p w14:paraId="2AA4FD6C" w14:textId="77777777" w:rsidR="00007E49" w:rsidRPr="00462DB7" w:rsidRDefault="00007E49" w:rsidP="00555F24">
      <w:pPr>
        <w:jc w:val="left"/>
        <w:rPr>
          <w:rFonts w:ascii="Arial" w:hAnsi="Arial" w:cs="Arial"/>
        </w:rPr>
      </w:pPr>
    </w:p>
    <w:p w14:paraId="2BFEA967" w14:textId="77777777" w:rsidR="00007E49" w:rsidRPr="00462DB7" w:rsidRDefault="00007E49" w:rsidP="00555F24">
      <w:pPr>
        <w:jc w:val="left"/>
        <w:rPr>
          <w:rFonts w:ascii="Arial" w:hAnsi="Arial" w:cs="Arial"/>
        </w:rPr>
      </w:pPr>
    </w:p>
    <w:p w14:paraId="6C1940BD" w14:textId="77777777" w:rsidR="00007E49" w:rsidRPr="00462DB7" w:rsidRDefault="00007E49" w:rsidP="00555F24">
      <w:pPr>
        <w:jc w:val="left"/>
        <w:rPr>
          <w:rFonts w:ascii="Arial" w:hAnsi="Arial" w:cs="Arial"/>
        </w:rPr>
      </w:pPr>
    </w:p>
    <w:p w14:paraId="0BEB96B7" w14:textId="77777777" w:rsidR="00DF46A1" w:rsidRPr="00462DB7" w:rsidRDefault="00DF46A1" w:rsidP="00555F24">
      <w:pPr>
        <w:jc w:val="left"/>
        <w:rPr>
          <w:rFonts w:ascii="Arial" w:hAnsi="Arial" w:cs="Arial"/>
        </w:rPr>
      </w:pPr>
    </w:p>
    <w:p w14:paraId="2983D4CC" w14:textId="77777777" w:rsidR="00007E49" w:rsidRPr="00462DB7" w:rsidRDefault="00007E49" w:rsidP="00555F24">
      <w:pPr>
        <w:jc w:val="left"/>
        <w:rPr>
          <w:rFonts w:ascii="Arial" w:hAnsi="Arial" w:cs="Arial"/>
        </w:rPr>
      </w:pPr>
    </w:p>
    <w:p w14:paraId="48EC4706" w14:textId="77777777" w:rsidR="00007E49" w:rsidRPr="00462DB7" w:rsidRDefault="00007E49" w:rsidP="00555F24">
      <w:pPr>
        <w:jc w:val="left"/>
        <w:rPr>
          <w:rFonts w:ascii="Arial" w:hAnsi="Arial" w:cs="Arial"/>
        </w:rPr>
      </w:pPr>
    </w:p>
    <w:p w14:paraId="00042B03" w14:textId="77777777" w:rsidR="00007E49" w:rsidRPr="00462DB7" w:rsidRDefault="00007E49" w:rsidP="00555F24">
      <w:pPr>
        <w:jc w:val="left"/>
        <w:rPr>
          <w:rFonts w:ascii="Arial" w:hAnsi="Arial" w:cs="Arial"/>
        </w:rPr>
      </w:pPr>
    </w:p>
    <w:p w14:paraId="2A0508AE" w14:textId="77777777" w:rsidR="00007E49" w:rsidRPr="00462DB7" w:rsidRDefault="00007E49" w:rsidP="00555F24">
      <w:pPr>
        <w:jc w:val="left"/>
        <w:rPr>
          <w:rFonts w:ascii="Arial" w:hAnsi="Arial" w:cs="Arial"/>
        </w:rPr>
      </w:pPr>
    </w:p>
    <w:p w14:paraId="69D167A0" w14:textId="77777777" w:rsidR="00007E49" w:rsidRPr="00462DB7" w:rsidRDefault="00007E49" w:rsidP="00555F24">
      <w:pPr>
        <w:jc w:val="left"/>
        <w:rPr>
          <w:rFonts w:ascii="Arial" w:hAnsi="Arial" w:cs="Arial"/>
        </w:rPr>
      </w:pPr>
    </w:p>
    <w:p w14:paraId="0D776A5F" w14:textId="77777777" w:rsidR="00007E49" w:rsidRPr="00462DB7" w:rsidRDefault="00007E49" w:rsidP="00555F24">
      <w:pPr>
        <w:jc w:val="left"/>
        <w:rPr>
          <w:rFonts w:ascii="Arial" w:hAnsi="Arial" w:cs="Arial"/>
        </w:rPr>
      </w:pPr>
    </w:p>
    <w:p w14:paraId="2DF70495" w14:textId="524417DA" w:rsidR="009E2D81" w:rsidRPr="00462DB7" w:rsidRDefault="00555F24" w:rsidP="00555F24">
      <w:pPr>
        <w:jc w:val="left"/>
        <w:rPr>
          <w:rFonts w:ascii="Arial" w:hAnsi="Arial" w:cs="Arial"/>
        </w:rPr>
      </w:pPr>
      <w:bookmarkStart w:id="58" w:name="_Toc190095016"/>
      <w:r w:rsidRPr="00462DB7">
        <w:rPr>
          <w:rStyle w:val="Kop2Char"/>
          <w:rFonts w:ascii="Arial" w:hAnsi="Arial" w:cs="Arial"/>
        </w:rPr>
        <w:lastRenderedPageBreak/>
        <w:t>4.2 Werkwijze en Methodes</w:t>
      </w:r>
      <w:bookmarkEnd w:id="58"/>
    </w:p>
    <w:p w14:paraId="06DEA769" w14:textId="20CCA57F" w:rsidR="009E2D81" w:rsidRPr="00462DB7" w:rsidRDefault="009E2D81" w:rsidP="009E2D81">
      <w:pPr>
        <w:jc w:val="left"/>
        <w:rPr>
          <w:rFonts w:ascii="Arial" w:hAnsi="Arial" w:cs="Arial"/>
        </w:rPr>
      </w:pPr>
      <w:r w:rsidRPr="00462DB7">
        <w:rPr>
          <w:rFonts w:ascii="Arial" w:hAnsi="Arial" w:cs="Arial"/>
        </w:rPr>
        <w:t xml:space="preserve"> </w:t>
      </w:r>
      <w:r w:rsidRPr="00462DB7">
        <w:rPr>
          <w:rFonts w:ascii="Arial" w:hAnsi="Arial" w:cs="Arial"/>
          <w:b/>
          <w:bCs/>
        </w:rPr>
        <w:t>Ontwerpmethodologie</w:t>
      </w:r>
    </w:p>
    <w:p w14:paraId="26C916E0" w14:textId="185CC2FB" w:rsidR="009E2D81" w:rsidRPr="00462DB7" w:rsidRDefault="006E59F8" w:rsidP="006B78AA">
      <w:pPr>
        <w:numPr>
          <w:ilvl w:val="0"/>
          <w:numId w:val="18"/>
        </w:numPr>
        <w:jc w:val="left"/>
        <w:rPr>
          <w:rFonts w:ascii="Arial" w:hAnsi="Arial" w:cs="Arial"/>
        </w:rPr>
      </w:pPr>
      <w:r w:rsidRPr="00462DB7">
        <w:rPr>
          <w:rFonts w:ascii="Arial" w:hAnsi="Arial" w:cs="Arial"/>
        </w:rPr>
        <w:t>Gevolgd wordt het</w:t>
      </w:r>
      <w:r w:rsidR="009E2D81" w:rsidRPr="00462DB7">
        <w:rPr>
          <w:rFonts w:ascii="Arial" w:hAnsi="Arial" w:cs="Arial"/>
        </w:rPr>
        <w:t xml:space="preserve"> V-model aanpak: eerst specificeren, ontwerpen, testen en daarna valideren.</w:t>
      </w:r>
    </w:p>
    <w:p w14:paraId="0B7F5DE7" w14:textId="77777777" w:rsidR="009E2D81" w:rsidRPr="00462DB7" w:rsidRDefault="009E2D81" w:rsidP="006B78AA">
      <w:pPr>
        <w:numPr>
          <w:ilvl w:val="0"/>
          <w:numId w:val="18"/>
        </w:numPr>
        <w:jc w:val="left"/>
        <w:rPr>
          <w:rFonts w:ascii="Arial" w:hAnsi="Arial" w:cs="Arial"/>
        </w:rPr>
      </w:pPr>
      <w:r w:rsidRPr="00462DB7">
        <w:rPr>
          <w:rFonts w:ascii="Arial" w:hAnsi="Arial" w:cs="Arial"/>
        </w:rPr>
        <w:t>Componenten worden modulair ontworpen zodat aanpassingen per onderdeel mogelijk zijn.</w:t>
      </w:r>
    </w:p>
    <w:p w14:paraId="3042282F" w14:textId="6897D043" w:rsidR="009E2D81" w:rsidRPr="00462DB7" w:rsidRDefault="006E59F8" w:rsidP="006B78AA">
      <w:pPr>
        <w:numPr>
          <w:ilvl w:val="0"/>
          <w:numId w:val="18"/>
        </w:numPr>
        <w:jc w:val="left"/>
        <w:rPr>
          <w:rFonts w:ascii="Arial" w:hAnsi="Arial" w:cs="Arial"/>
        </w:rPr>
      </w:pPr>
      <w:r w:rsidRPr="00462DB7">
        <w:rPr>
          <w:rFonts w:ascii="Arial" w:hAnsi="Arial" w:cs="Arial"/>
        </w:rPr>
        <w:t>D</w:t>
      </w:r>
      <w:r w:rsidR="009E2D81" w:rsidRPr="00462DB7">
        <w:rPr>
          <w:rFonts w:ascii="Arial" w:hAnsi="Arial" w:cs="Arial"/>
        </w:rPr>
        <w:t>ocument</w:t>
      </w:r>
      <w:r w:rsidRPr="00462DB7">
        <w:rPr>
          <w:rFonts w:ascii="Arial" w:hAnsi="Arial" w:cs="Arial"/>
        </w:rPr>
        <w:t>atie van</w:t>
      </w:r>
      <w:r w:rsidR="009E2D81" w:rsidRPr="00462DB7">
        <w:rPr>
          <w:rFonts w:ascii="Arial" w:hAnsi="Arial" w:cs="Arial"/>
        </w:rPr>
        <w:t xml:space="preserve"> de software en hardware zodat later</w:t>
      </w:r>
      <w:r w:rsidRPr="00462DB7">
        <w:rPr>
          <w:rFonts w:ascii="Arial" w:hAnsi="Arial" w:cs="Arial"/>
        </w:rPr>
        <w:t>e</w:t>
      </w:r>
      <w:r w:rsidR="009E2D81" w:rsidRPr="00462DB7">
        <w:rPr>
          <w:rFonts w:ascii="Arial" w:hAnsi="Arial" w:cs="Arial"/>
        </w:rPr>
        <w:t xml:space="preserve"> uitbreidingen mogelijk zijn.</w:t>
      </w:r>
    </w:p>
    <w:p w14:paraId="3F1B168F" w14:textId="77777777" w:rsidR="006E59F8" w:rsidRPr="00462DB7" w:rsidRDefault="006E59F8" w:rsidP="006E59F8">
      <w:pPr>
        <w:jc w:val="left"/>
        <w:rPr>
          <w:rFonts w:ascii="Arial" w:hAnsi="Arial" w:cs="Arial"/>
        </w:rPr>
      </w:pPr>
    </w:p>
    <w:p w14:paraId="750C4E90" w14:textId="70AC4039" w:rsidR="009E2D81" w:rsidRPr="00462DB7" w:rsidRDefault="009E2D81" w:rsidP="009E2D81">
      <w:pPr>
        <w:jc w:val="left"/>
        <w:rPr>
          <w:rFonts w:ascii="Arial" w:hAnsi="Arial" w:cs="Arial"/>
        </w:rPr>
      </w:pPr>
      <w:r w:rsidRPr="00462DB7">
        <w:rPr>
          <w:rFonts w:ascii="Arial" w:hAnsi="Arial" w:cs="Arial"/>
          <w:b/>
          <w:bCs/>
        </w:rPr>
        <w:t>Testmethoden</w:t>
      </w:r>
    </w:p>
    <w:p w14:paraId="742EF30E"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Unit testing</w:t>
      </w:r>
      <w:r w:rsidRPr="00462DB7">
        <w:rPr>
          <w:rFonts w:ascii="Arial" w:hAnsi="Arial" w:cs="Arial"/>
        </w:rPr>
        <w:t>: Elk hardware- en softwarecomponent wordt afzonderlijk getest.</w:t>
      </w:r>
    </w:p>
    <w:p w14:paraId="482F4CF5"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Integratietesting</w:t>
      </w:r>
      <w:r w:rsidRPr="00462DB7">
        <w:rPr>
          <w:rFonts w:ascii="Arial" w:hAnsi="Arial" w:cs="Arial"/>
        </w:rPr>
        <w:t>: De samenwerking tussen componenten wordt getest om communicatieproblemen te detecteren.</w:t>
      </w:r>
    </w:p>
    <w:p w14:paraId="59A829FF"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Systeemtesten</w:t>
      </w:r>
      <w:r w:rsidRPr="00462DB7">
        <w:rPr>
          <w:rFonts w:ascii="Arial" w:hAnsi="Arial" w:cs="Arial"/>
        </w:rPr>
        <w:t>: De volledige datalogger wordt getest met real-world inputs.</w:t>
      </w:r>
    </w:p>
    <w:p w14:paraId="235FF10F" w14:textId="77777777" w:rsidR="009E2D81" w:rsidRPr="00462DB7" w:rsidRDefault="009E2D81" w:rsidP="006B78AA">
      <w:pPr>
        <w:numPr>
          <w:ilvl w:val="0"/>
          <w:numId w:val="19"/>
        </w:numPr>
        <w:jc w:val="left"/>
        <w:rPr>
          <w:rFonts w:ascii="Arial" w:hAnsi="Arial" w:cs="Arial"/>
        </w:rPr>
      </w:pPr>
      <w:r w:rsidRPr="00462DB7">
        <w:rPr>
          <w:rFonts w:ascii="Arial" w:hAnsi="Arial" w:cs="Arial"/>
          <w:b/>
          <w:bCs/>
        </w:rPr>
        <w:t>Validatietesten</w:t>
      </w:r>
      <w:r w:rsidRPr="00462DB7">
        <w:rPr>
          <w:rFonts w:ascii="Arial" w:hAnsi="Arial" w:cs="Arial"/>
        </w:rPr>
        <w:t>: De metingen worden vergeleken met een referentieklok om nauwkeurigheid te verifiëren.</w:t>
      </w:r>
    </w:p>
    <w:p w14:paraId="040138AB" w14:textId="77777777" w:rsidR="006E59F8" w:rsidRPr="00462DB7" w:rsidRDefault="006E59F8" w:rsidP="006E59F8">
      <w:pPr>
        <w:jc w:val="left"/>
        <w:rPr>
          <w:rFonts w:ascii="Arial" w:hAnsi="Arial" w:cs="Arial"/>
        </w:rPr>
      </w:pPr>
    </w:p>
    <w:p w14:paraId="32AF82A0" w14:textId="1673EEF6" w:rsidR="009E2D81" w:rsidRPr="00462DB7" w:rsidRDefault="009E2D81" w:rsidP="009E2D81">
      <w:pPr>
        <w:jc w:val="left"/>
        <w:rPr>
          <w:rFonts w:ascii="Arial" w:hAnsi="Arial" w:cs="Arial"/>
        </w:rPr>
      </w:pPr>
      <w:r w:rsidRPr="00462DB7">
        <w:rPr>
          <w:rFonts w:ascii="Arial" w:hAnsi="Arial" w:cs="Arial"/>
          <w:b/>
          <w:bCs/>
        </w:rPr>
        <w:t>Reviewprocessen &amp; feedback</w:t>
      </w:r>
    </w:p>
    <w:p w14:paraId="1232F41E" w14:textId="5BC081CD" w:rsidR="009E2D81" w:rsidRPr="00462DB7" w:rsidRDefault="009E2D81" w:rsidP="006B78AA">
      <w:pPr>
        <w:numPr>
          <w:ilvl w:val="0"/>
          <w:numId w:val="20"/>
        </w:numPr>
        <w:jc w:val="left"/>
        <w:rPr>
          <w:rFonts w:ascii="Arial" w:hAnsi="Arial" w:cs="Arial"/>
        </w:rPr>
      </w:pPr>
      <w:r w:rsidRPr="00462DB7">
        <w:rPr>
          <w:rFonts w:ascii="Arial" w:hAnsi="Arial" w:cs="Arial"/>
        </w:rPr>
        <w:t xml:space="preserve">Wekelijkse evaluaties met </w:t>
      </w:r>
      <w:r w:rsidR="006E59F8" w:rsidRPr="00462DB7">
        <w:rPr>
          <w:rFonts w:ascii="Arial" w:hAnsi="Arial" w:cs="Arial"/>
        </w:rPr>
        <w:t>praktijkbegeleider</w:t>
      </w:r>
      <w:r w:rsidRPr="00462DB7">
        <w:rPr>
          <w:rFonts w:ascii="Arial" w:hAnsi="Arial" w:cs="Arial"/>
        </w:rPr>
        <w:t>.</w:t>
      </w:r>
    </w:p>
    <w:p w14:paraId="47CBDB05" w14:textId="2E790CA6" w:rsidR="009E2D81" w:rsidRPr="00462DB7" w:rsidRDefault="009E2D81" w:rsidP="006B78AA">
      <w:pPr>
        <w:numPr>
          <w:ilvl w:val="0"/>
          <w:numId w:val="20"/>
        </w:numPr>
        <w:jc w:val="left"/>
        <w:rPr>
          <w:rFonts w:ascii="Arial" w:hAnsi="Arial" w:cs="Arial"/>
        </w:rPr>
      </w:pPr>
      <w:r w:rsidRPr="00462DB7">
        <w:rPr>
          <w:rFonts w:ascii="Arial" w:hAnsi="Arial" w:cs="Arial"/>
        </w:rPr>
        <w:t>Maandelijkse review met externe stakeholders</w:t>
      </w:r>
      <w:r w:rsidR="006E59F8" w:rsidRPr="00462DB7">
        <w:rPr>
          <w:rFonts w:ascii="Arial" w:hAnsi="Arial" w:cs="Arial"/>
        </w:rPr>
        <w:t>.</w:t>
      </w:r>
    </w:p>
    <w:p w14:paraId="729E2A87" w14:textId="09C1EA8B" w:rsidR="009E2D81" w:rsidRPr="00462DB7" w:rsidRDefault="009E2D81" w:rsidP="006B78AA">
      <w:pPr>
        <w:numPr>
          <w:ilvl w:val="0"/>
          <w:numId w:val="20"/>
        </w:numPr>
        <w:jc w:val="left"/>
        <w:rPr>
          <w:rFonts w:ascii="Arial" w:hAnsi="Arial" w:cs="Arial"/>
        </w:rPr>
      </w:pPr>
      <w:r w:rsidRPr="00462DB7">
        <w:rPr>
          <w:rFonts w:ascii="Arial" w:hAnsi="Arial" w:cs="Arial"/>
        </w:rPr>
        <w:t>Feedback wordt verwerkt via een versiebeheersysteem.</w:t>
      </w:r>
    </w:p>
    <w:p w14:paraId="7CDCB0AC" w14:textId="77777777" w:rsidR="006E59F8" w:rsidRPr="00462DB7" w:rsidRDefault="006E59F8" w:rsidP="006E59F8">
      <w:pPr>
        <w:jc w:val="left"/>
        <w:rPr>
          <w:rFonts w:ascii="Arial" w:hAnsi="Arial" w:cs="Arial"/>
        </w:rPr>
      </w:pPr>
    </w:p>
    <w:p w14:paraId="5829A6BC" w14:textId="5032CBDA" w:rsidR="00007E49" w:rsidRPr="00462DB7" w:rsidRDefault="00007E49" w:rsidP="00007E49">
      <w:pPr>
        <w:jc w:val="left"/>
        <w:rPr>
          <w:rFonts w:ascii="Arial" w:hAnsi="Arial" w:cs="Arial"/>
        </w:rPr>
      </w:pPr>
      <w:r w:rsidRPr="00462DB7">
        <w:rPr>
          <w:rFonts w:ascii="Arial" w:hAnsi="Arial" w:cs="Arial"/>
          <w:b/>
          <w:bCs/>
        </w:rPr>
        <w:t>Versiebeheer</w:t>
      </w:r>
    </w:p>
    <w:p w14:paraId="2D595BF6" w14:textId="4B13D0F5" w:rsidR="00007E49" w:rsidRPr="00462DB7" w:rsidRDefault="00007E49" w:rsidP="006B78AA">
      <w:pPr>
        <w:numPr>
          <w:ilvl w:val="0"/>
          <w:numId w:val="20"/>
        </w:numPr>
        <w:jc w:val="left"/>
        <w:rPr>
          <w:rFonts w:ascii="Arial" w:hAnsi="Arial" w:cs="Arial"/>
        </w:rPr>
      </w:pPr>
      <w:r w:rsidRPr="00462DB7">
        <w:rPr>
          <w:rFonts w:ascii="Arial" w:hAnsi="Arial" w:cs="Arial"/>
        </w:rPr>
        <w:t>Gebruik van GitHub.</w:t>
      </w:r>
    </w:p>
    <w:p w14:paraId="1E293450" w14:textId="77777777" w:rsidR="009E2D81" w:rsidRPr="00462DB7" w:rsidRDefault="009E2D81" w:rsidP="00555F24">
      <w:pPr>
        <w:jc w:val="left"/>
        <w:rPr>
          <w:rFonts w:ascii="Arial" w:hAnsi="Arial" w:cs="Arial"/>
        </w:rPr>
      </w:pPr>
    </w:p>
    <w:p w14:paraId="41B82B97" w14:textId="3B73D7E0" w:rsidR="00007E49" w:rsidRPr="00462DB7" w:rsidRDefault="00555F24" w:rsidP="00555F24">
      <w:pPr>
        <w:jc w:val="left"/>
        <w:rPr>
          <w:rFonts w:ascii="Arial" w:hAnsi="Arial" w:cs="Arial"/>
        </w:rPr>
      </w:pPr>
      <w:bookmarkStart w:id="59" w:name="_Toc190095017"/>
      <w:r w:rsidRPr="00462DB7">
        <w:rPr>
          <w:rStyle w:val="Kop2Char"/>
          <w:rFonts w:ascii="Arial" w:hAnsi="Arial" w:cs="Arial"/>
        </w:rPr>
        <w:t>4.3 Risicomanagement</w:t>
      </w:r>
      <w:bookmarkEnd w:id="59"/>
    </w:p>
    <w:p w14:paraId="5731EA37" w14:textId="77777777" w:rsidR="005F3482" w:rsidRPr="00462DB7" w:rsidRDefault="005F3482" w:rsidP="005F3482">
      <w:pPr>
        <w:jc w:val="left"/>
        <w:rPr>
          <w:rFonts w:ascii="Arial" w:hAnsi="Arial" w:cs="Arial"/>
        </w:rPr>
      </w:pPr>
      <w:r w:rsidRPr="005F3482">
        <w:rPr>
          <w:rFonts w:ascii="Arial" w:hAnsi="Arial" w:cs="Arial"/>
        </w:rPr>
        <w:t>Bij de ontwikkeling van de nieuwe datalogger zijn er verschillende risico’s die de nauwkeurigheid en betrouwbaarheid kunnen beïnvloeden. In onderstaande tabel staan de belangrijkste risico’s, hun impact en de maatregelen om ze te beheersen.</w:t>
      </w:r>
    </w:p>
    <w:p w14:paraId="7883402E" w14:textId="77777777" w:rsidR="005F3482" w:rsidRPr="005F3482" w:rsidRDefault="005F3482" w:rsidP="005F3482">
      <w:pPr>
        <w:jc w:val="left"/>
        <w:rPr>
          <w:rFonts w:ascii="Arial" w:hAnsi="Arial" w:cs="Arial"/>
        </w:rPr>
      </w:pPr>
    </w:p>
    <w:p w14:paraId="30F32104" w14:textId="77777777" w:rsidR="005F3482" w:rsidRPr="005F3482" w:rsidRDefault="005F3482" w:rsidP="005F3482">
      <w:pPr>
        <w:jc w:val="left"/>
        <w:rPr>
          <w:rFonts w:ascii="Arial" w:hAnsi="Arial" w:cs="Arial"/>
        </w:rPr>
      </w:pPr>
      <w:r w:rsidRPr="005F3482">
        <w:rPr>
          <w:rFonts w:ascii="Arial" w:hAnsi="Arial" w:cs="Arial"/>
        </w:rPr>
        <w:t xml:space="preserve">De focus ligt op een nauwkeurige tijdsregistratie, betrouwbare sensorwaarnemingen en correcte </w:t>
      </w:r>
      <w:proofErr w:type="spellStart"/>
      <w:r w:rsidRPr="005F3482">
        <w:rPr>
          <w:rFonts w:ascii="Arial" w:hAnsi="Arial" w:cs="Arial"/>
        </w:rPr>
        <w:t>data-opslag</w:t>
      </w:r>
      <w:proofErr w:type="spellEnd"/>
      <w:r w:rsidRPr="005F3482">
        <w:rPr>
          <w:rFonts w:ascii="Arial" w:hAnsi="Arial" w:cs="Arial"/>
        </w:rPr>
        <w:t xml:space="preserve">. Daarnaast worden mogelijke vertragingen en </w:t>
      </w:r>
      <w:proofErr w:type="spellStart"/>
      <w:r w:rsidRPr="005F3482">
        <w:rPr>
          <w:rFonts w:ascii="Arial" w:hAnsi="Arial" w:cs="Arial"/>
        </w:rPr>
        <w:t>hardwareproblemen</w:t>
      </w:r>
      <w:proofErr w:type="spellEnd"/>
      <w:r w:rsidRPr="005F3482">
        <w:rPr>
          <w:rFonts w:ascii="Arial" w:hAnsi="Arial" w:cs="Arial"/>
        </w:rPr>
        <w:t xml:space="preserve"> meegenomen in de planning om het project soepel te laten verlopen.</w:t>
      </w:r>
    </w:p>
    <w:p w14:paraId="10708A92" w14:textId="77777777" w:rsidR="00A273BD" w:rsidRPr="00462DB7" w:rsidRDefault="00A273BD" w:rsidP="00555F24">
      <w:pPr>
        <w:jc w:val="left"/>
        <w:rPr>
          <w:rFonts w:ascii="Arial" w:hAnsi="Arial" w:cs="Arial"/>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992"/>
        <w:gridCol w:w="992"/>
        <w:gridCol w:w="4531"/>
      </w:tblGrid>
      <w:tr w:rsidR="00A273BD" w:rsidRPr="00462DB7" w14:paraId="25D42194" w14:textId="77777777" w:rsidTr="006C1C56">
        <w:trPr>
          <w:tblHeader/>
          <w:tblCellSpacing w:w="15" w:type="dxa"/>
        </w:trPr>
        <w:tc>
          <w:tcPr>
            <w:tcW w:w="2502" w:type="dxa"/>
            <w:shd w:val="clear" w:color="auto" w:fill="003461" w:themeFill="accent1" w:themeFillShade="BF"/>
            <w:vAlign w:val="center"/>
            <w:hideMark/>
          </w:tcPr>
          <w:p w14:paraId="0546C0FC"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Risico</w:t>
            </w:r>
          </w:p>
        </w:tc>
        <w:tc>
          <w:tcPr>
            <w:tcW w:w="962" w:type="dxa"/>
            <w:shd w:val="clear" w:color="auto" w:fill="003461" w:themeFill="accent1" w:themeFillShade="BF"/>
            <w:vAlign w:val="center"/>
            <w:hideMark/>
          </w:tcPr>
          <w:p w14:paraId="06663DFF"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Impact</w:t>
            </w:r>
          </w:p>
        </w:tc>
        <w:tc>
          <w:tcPr>
            <w:tcW w:w="962" w:type="dxa"/>
            <w:shd w:val="clear" w:color="auto" w:fill="003461" w:themeFill="accent1" w:themeFillShade="BF"/>
            <w:vAlign w:val="center"/>
            <w:hideMark/>
          </w:tcPr>
          <w:p w14:paraId="1B6506D4"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Kans</w:t>
            </w:r>
          </w:p>
        </w:tc>
        <w:tc>
          <w:tcPr>
            <w:tcW w:w="4486" w:type="dxa"/>
            <w:shd w:val="clear" w:color="auto" w:fill="003461" w:themeFill="accent1" w:themeFillShade="BF"/>
            <w:vAlign w:val="center"/>
            <w:hideMark/>
          </w:tcPr>
          <w:p w14:paraId="0DC3A66B" w14:textId="77777777" w:rsidR="00007E49" w:rsidRPr="00462DB7" w:rsidRDefault="00007E49" w:rsidP="005F3482">
            <w:pPr>
              <w:jc w:val="center"/>
              <w:rPr>
                <w:rFonts w:ascii="Arial" w:hAnsi="Arial" w:cs="Arial"/>
                <w:b/>
                <w:bCs/>
                <w:color w:val="FFFFFF" w:themeColor="background1"/>
              </w:rPr>
            </w:pPr>
            <w:r w:rsidRPr="00462DB7">
              <w:rPr>
                <w:rFonts w:ascii="Arial" w:hAnsi="Arial" w:cs="Arial"/>
                <w:b/>
                <w:bCs/>
                <w:color w:val="FFFFFF" w:themeColor="background1"/>
              </w:rPr>
              <w:t>Maatregelen</w:t>
            </w:r>
          </w:p>
        </w:tc>
      </w:tr>
      <w:tr w:rsidR="00A273BD" w:rsidRPr="00462DB7" w14:paraId="6795EA78" w14:textId="77777777" w:rsidTr="006C1C56">
        <w:trPr>
          <w:tblCellSpacing w:w="15" w:type="dxa"/>
        </w:trPr>
        <w:tc>
          <w:tcPr>
            <w:tcW w:w="2502" w:type="dxa"/>
            <w:vAlign w:val="center"/>
            <w:hideMark/>
          </w:tcPr>
          <w:p w14:paraId="5618E1E9" w14:textId="77777777" w:rsidR="00007E49" w:rsidRPr="00462DB7" w:rsidRDefault="00007E49" w:rsidP="006E59F8">
            <w:pPr>
              <w:jc w:val="center"/>
              <w:rPr>
                <w:rFonts w:ascii="Arial" w:hAnsi="Arial" w:cs="Arial"/>
              </w:rPr>
            </w:pPr>
            <w:r w:rsidRPr="00462DB7">
              <w:rPr>
                <w:rFonts w:ascii="Arial" w:hAnsi="Arial" w:cs="Arial"/>
              </w:rPr>
              <w:t>Nauwkeurigheid lager dan 1000 Hz</w:t>
            </w:r>
          </w:p>
        </w:tc>
        <w:tc>
          <w:tcPr>
            <w:tcW w:w="962" w:type="dxa"/>
            <w:vAlign w:val="center"/>
            <w:hideMark/>
          </w:tcPr>
          <w:p w14:paraId="139F9BDD"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6D2B1632" w14:textId="77777777" w:rsidR="00007E49" w:rsidRPr="00462DB7" w:rsidRDefault="00007E49" w:rsidP="006E59F8">
            <w:pPr>
              <w:jc w:val="center"/>
              <w:rPr>
                <w:rFonts w:ascii="Arial" w:hAnsi="Arial" w:cs="Arial"/>
              </w:rPr>
            </w:pPr>
            <w:r w:rsidRPr="00462DB7">
              <w:rPr>
                <w:rFonts w:ascii="Arial" w:hAnsi="Arial" w:cs="Arial"/>
              </w:rPr>
              <w:t>Middel</w:t>
            </w:r>
          </w:p>
        </w:tc>
        <w:tc>
          <w:tcPr>
            <w:tcW w:w="4486" w:type="dxa"/>
            <w:vAlign w:val="center"/>
            <w:hideMark/>
          </w:tcPr>
          <w:p w14:paraId="28FF5CC0" w14:textId="77777777" w:rsidR="00007E49" w:rsidRPr="00462DB7" w:rsidRDefault="00007E49" w:rsidP="006E59F8">
            <w:pPr>
              <w:jc w:val="center"/>
              <w:rPr>
                <w:rFonts w:ascii="Arial" w:hAnsi="Arial" w:cs="Arial"/>
              </w:rPr>
            </w:pPr>
            <w:r w:rsidRPr="00462DB7">
              <w:rPr>
                <w:rFonts w:ascii="Arial" w:hAnsi="Arial" w:cs="Arial"/>
              </w:rPr>
              <w:t>Testen met verschillende timers en klokken, optimaliseren code en signaalverwerking.</w:t>
            </w:r>
          </w:p>
        </w:tc>
      </w:tr>
      <w:tr w:rsidR="00A273BD" w:rsidRPr="00462DB7" w14:paraId="1920790B" w14:textId="77777777" w:rsidTr="006C1C56">
        <w:trPr>
          <w:tblCellSpacing w:w="15" w:type="dxa"/>
        </w:trPr>
        <w:tc>
          <w:tcPr>
            <w:tcW w:w="2502" w:type="dxa"/>
            <w:vAlign w:val="center"/>
            <w:hideMark/>
          </w:tcPr>
          <w:p w14:paraId="7D50EAB0" w14:textId="77777777" w:rsidR="00007E49" w:rsidRPr="00462DB7" w:rsidRDefault="00007E49" w:rsidP="006E59F8">
            <w:pPr>
              <w:jc w:val="center"/>
              <w:rPr>
                <w:rFonts w:ascii="Arial" w:hAnsi="Arial" w:cs="Arial"/>
              </w:rPr>
            </w:pPr>
            <w:r w:rsidRPr="00462DB7">
              <w:rPr>
                <w:rFonts w:ascii="Arial" w:hAnsi="Arial" w:cs="Arial"/>
              </w:rPr>
              <w:t>Sensor detecteert valse signalen</w:t>
            </w:r>
          </w:p>
        </w:tc>
        <w:tc>
          <w:tcPr>
            <w:tcW w:w="962" w:type="dxa"/>
            <w:vAlign w:val="center"/>
            <w:hideMark/>
          </w:tcPr>
          <w:p w14:paraId="24484DC3"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04DBF401" w14:textId="7CBBB958" w:rsidR="00007E49" w:rsidRPr="00462DB7" w:rsidRDefault="006E59F8" w:rsidP="006E59F8">
            <w:pPr>
              <w:jc w:val="center"/>
              <w:rPr>
                <w:rFonts w:ascii="Arial" w:hAnsi="Arial" w:cs="Arial"/>
              </w:rPr>
            </w:pPr>
            <w:r w:rsidRPr="00462DB7">
              <w:rPr>
                <w:rFonts w:ascii="Arial" w:hAnsi="Arial" w:cs="Arial"/>
              </w:rPr>
              <w:t>Laag</w:t>
            </w:r>
          </w:p>
        </w:tc>
        <w:tc>
          <w:tcPr>
            <w:tcW w:w="4486" w:type="dxa"/>
            <w:vAlign w:val="center"/>
            <w:hideMark/>
          </w:tcPr>
          <w:p w14:paraId="052C8CC1" w14:textId="77777777" w:rsidR="00007E49" w:rsidRPr="00462DB7" w:rsidRDefault="00007E49" w:rsidP="006E59F8">
            <w:pPr>
              <w:jc w:val="center"/>
              <w:rPr>
                <w:rFonts w:ascii="Arial" w:hAnsi="Arial" w:cs="Arial"/>
              </w:rPr>
            </w:pPr>
            <w:r w:rsidRPr="00462DB7">
              <w:rPr>
                <w:rFonts w:ascii="Arial" w:hAnsi="Arial" w:cs="Arial"/>
              </w:rPr>
              <w:t>Filtertechnieken implementeren, experimenteren met drempelwaarden.</w:t>
            </w:r>
          </w:p>
        </w:tc>
      </w:tr>
      <w:tr w:rsidR="00A273BD" w:rsidRPr="00462DB7" w14:paraId="353E60FB" w14:textId="77777777" w:rsidTr="006C1C56">
        <w:trPr>
          <w:tblCellSpacing w:w="15" w:type="dxa"/>
        </w:trPr>
        <w:tc>
          <w:tcPr>
            <w:tcW w:w="2502" w:type="dxa"/>
            <w:vAlign w:val="center"/>
            <w:hideMark/>
          </w:tcPr>
          <w:p w14:paraId="0DD065EE" w14:textId="77777777" w:rsidR="00007E49" w:rsidRPr="00462DB7" w:rsidRDefault="00007E49" w:rsidP="006E59F8">
            <w:pPr>
              <w:jc w:val="center"/>
              <w:rPr>
                <w:rFonts w:ascii="Arial" w:hAnsi="Arial" w:cs="Arial"/>
              </w:rPr>
            </w:pPr>
            <w:r w:rsidRPr="00462DB7">
              <w:rPr>
                <w:rFonts w:ascii="Arial" w:hAnsi="Arial" w:cs="Arial"/>
              </w:rPr>
              <w:t>Data wordt niet correct opgeslagen</w:t>
            </w:r>
          </w:p>
        </w:tc>
        <w:tc>
          <w:tcPr>
            <w:tcW w:w="962" w:type="dxa"/>
            <w:vAlign w:val="center"/>
            <w:hideMark/>
          </w:tcPr>
          <w:p w14:paraId="0EE30127"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35AFF6A8" w14:textId="77777777" w:rsidR="00007E49" w:rsidRPr="00462DB7" w:rsidRDefault="00007E49" w:rsidP="006E59F8">
            <w:pPr>
              <w:jc w:val="center"/>
              <w:rPr>
                <w:rFonts w:ascii="Arial" w:hAnsi="Arial" w:cs="Arial"/>
              </w:rPr>
            </w:pPr>
            <w:r w:rsidRPr="00462DB7">
              <w:rPr>
                <w:rFonts w:ascii="Arial" w:hAnsi="Arial" w:cs="Arial"/>
              </w:rPr>
              <w:t>Middel</w:t>
            </w:r>
          </w:p>
        </w:tc>
        <w:tc>
          <w:tcPr>
            <w:tcW w:w="4486" w:type="dxa"/>
            <w:vAlign w:val="center"/>
            <w:hideMark/>
          </w:tcPr>
          <w:p w14:paraId="3A965B6E" w14:textId="77777777" w:rsidR="00007E49" w:rsidRPr="00462DB7" w:rsidRDefault="00007E49" w:rsidP="006E59F8">
            <w:pPr>
              <w:jc w:val="center"/>
              <w:rPr>
                <w:rFonts w:ascii="Arial" w:hAnsi="Arial" w:cs="Arial"/>
              </w:rPr>
            </w:pPr>
            <w:r w:rsidRPr="00462DB7">
              <w:rPr>
                <w:rFonts w:ascii="Arial" w:hAnsi="Arial" w:cs="Arial"/>
              </w:rPr>
              <w:t>Opslagmethodes testen, redundante opslagopties inbouwen (bijv. checksum-controle).</w:t>
            </w:r>
          </w:p>
        </w:tc>
      </w:tr>
      <w:tr w:rsidR="00A273BD" w:rsidRPr="00462DB7" w14:paraId="1E1F5E6F" w14:textId="77777777" w:rsidTr="006C1C56">
        <w:trPr>
          <w:tblCellSpacing w:w="15" w:type="dxa"/>
        </w:trPr>
        <w:tc>
          <w:tcPr>
            <w:tcW w:w="2502" w:type="dxa"/>
            <w:vAlign w:val="center"/>
            <w:hideMark/>
          </w:tcPr>
          <w:p w14:paraId="351B44BE" w14:textId="77777777" w:rsidR="00007E49" w:rsidRPr="00462DB7" w:rsidRDefault="00007E49" w:rsidP="006E59F8">
            <w:pPr>
              <w:jc w:val="center"/>
              <w:rPr>
                <w:rFonts w:ascii="Arial" w:hAnsi="Arial" w:cs="Arial"/>
              </w:rPr>
            </w:pPr>
            <w:r w:rsidRPr="00462DB7">
              <w:rPr>
                <w:rFonts w:ascii="Arial" w:hAnsi="Arial" w:cs="Arial"/>
              </w:rPr>
              <w:t>Project loopt uit door technische complexiteit</w:t>
            </w:r>
          </w:p>
        </w:tc>
        <w:tc>
          <w:tcPr>
            <w:tcW w:w="962" w:type="dxa"/>
            <w:vAlign w:val="center"/>
            <w:hideMark/>
          </w:tcPr>
          <w:p w14:paraId="7228F268" w14:textId="77777777" w:rsidR="00007E49" w:rsidRPr="00462DB7" w:rsidRDefault="00007E49" w:rsidP="006E59F8">
            <w:pPr>
              <w:jc w:val="center"/>
              <w:rPr>
                <w:rFonts w:ascii="Arial" w:hAnsi="Arial" w:cs="Arial"/>
              </w:rPr>
            </w:pPr>
            <w:r w:rsidRPr="00462DB7">
              <w:rPr>
                <w:rFonts w:ascii="Arial" w:hAnsi="Arial" w:cs="Arial"/>
              </w:rPr>
              <w:t>Hoog</w:t>
            </w:r>
          </w:p>
        </w:tc>
        <w:tc>
          <w:tcPr>
            <w:tcW w:w="962" w:type="dxa"/>
            <w:vAlign w:val="center"/>
            <w:hideMark/>
          </w:tcPr>
          <w:p w14:paraId="27E86144" w14:textId="77777777" w:rsidR="00007E49" w:rsidRPr="00462DB7" w:rsidRDefault="00007E49" w:rsidP="006E59F8">
            <w:pPr>
              <w:jc w:val="center"/>
              <w:rPr>
                <w:rFonts w:ascii="Arial" w:hAnsi="Arial" w:cs="Arial"/>
              </w:rPr>
            </w:pPr>
            <w:r w:rsidRPr="00462DB7">
              <w:rPr>
                <w:rFonts w:ascii="Arial" w:hAnsi="Arial" w:cs="Arial"/>
              </w:rPr>
              <w:t>Middel</w:t>
            </w:r>
          </w:p>
        </w:tc>
        <w:tc>
          <w:tcPr>
            <w:tcW w:w="4486" w:type="dxa"/>
            <w:vAlign w:val="center"/>
            <w:hideMark/>
          </w:tcPr>
          <w:p w14:paraId="18E82D52" w14:textId="77777777" w:rsidR="00007E49" w:rsidRPr="00462DB7" w:rsidRDefault="00007E49" w:rsidP="006E59F8">
            <w:pPr>
              <w:jc w:val="center"/>
              <w:rPr>
                <w:rFonts w:ascii="Arial" w:hAnsi="Arial" w:cs="Arial"/>
              </w:rPr>
            </w:pPr>
            <w:r w:rsidRPr="00462DB7">
              <w:rPr>
                <w:rFonts w:ascii="Arial" w:hAnsi="Arial" w:cs="Arial"/>
              </w:rPr>
              <w:t>Strikte planning en prioritering van kritieke onderdelen.</w:t>
            </w:r>
          </w:p>
        </w:tc>
      </w:tr>
      <w:tr w:rsidR="00A273BD" w:rsidRPr="00462DB7" w14:paraId="7D7B3EC2" w14:textId="77777777" w:rsidTr="006C1C56">
        <w:trPr>
          <w:tblCellSpacing w:w="15" w:type="dxa"/>
        </w:trPr>
        <w:tc>
          <w:tcPr>
            <w:tcW w:w="2502" w:type="dxa"/>
            <w:vAlign w:val="center"/>
            <w:hideMark/>
          </w:tcPr>
          <w:p w14:paraId="34769248" w14:textId="77777777" w:rsidR="00007E49" w:rsidRPr="00462DB7" w:rsidRDefault="00007E49" w:rsidP="006E59F8">
            <w:pPr>
              <w:jc w:val="center"/>
              <w:rPr>
                <w:rFonts w:ascii="Arial" w:hAnsi="Arial" w:cs="Arial"/>
              </w:rPr>
            </w:pPr>
            <w:r w:rsidRPr="00462DB7">
              <w:rPr>
                <w:rFonts w:ascii="Arial" w:hAnsi="Arial" w:cs="Arial"/>
              </w:rPr>
              <w:t>Hardware-componenten niet op tijd beschikbaar</w:t>
            </w:r>
          </w:p>
        </w:tc>
        <w:tc>
          <w:tcPr>
            <w:tcW w:w="962" w:type="dxa"/>
            <w:vAlign w:val="center"/>
            <w:hideMark/>
          </w:tcPr>
          <w:p w14:paraId="43D69259" w14:textId="77777777" w:rsidR="00007E49" w:rsidRPr="00462DB7" w:rsidRDefault="00007E49" w:rsidP="006E59F8">
            <w:pPr>
              <w:jc w:val="center"/>
              <w:rPr>
                <w:rFonts w:ascii="Arial" w:hAnsi="Arial" w:cs="Arial"/>
              </w:rPr>
            </w:pPr>
            <w:commentRangeStart w:id="60"/>
            <w:r w:rsidRPr="00462DB7">
              <w:rPr>
                <w:rFonts w:ascii="Arial" w:hAnsi="Arial" w:cs="Arial"/>
              </w:rPr>
              <w:t>Middel</w:t>
            </w:r>
            <w:commentRangeEnd w:id="60"/>
            <w:r w:rsidR="00B8788B">
              <w:rPr>
                <w:rStyle w:val="Verwijzingopmerking"/>
                <w:rFonts w:ascii="Arial" w:eastAsia="Times New Roman" w:hAnsi="Arial" w:cs="Times New Roman"/>
                <w:szCs w:val="20"/>
                <w:lang w:eastAsia="nl-NL"/>
              </w:rPr>
              <w:commentReference w:id="60"/>
            </w:r>
          </w:p>
        </w:tc>
        <w:tc>
          <w:tcPr>
            <w:tcW w:w="962" w:type="dxa"/>
            <w:vAlign w:val="center"/>
            <w:hideMark/>
          </w:tcPr>
          <w:p w14:paraId="19B93108" w14:textId="77777777" w:rsidR="00007E49" w:rsidRPr="00462DB7" w:rsidRDefault="00007E49" w:rsidP="006E59F8">
            <w:pPr>
              <w:jc w:val="center"/>
              <w:rPr>
                <w:rFonts w:ascii="Arial" w:hAnsi="Arial" w:cs="Arial"/>
              </w:rPr>
            </w:pPr>
            <w:r w:rsidRPr="00462DB7">
              <w:rPr>
                <w:rFonts w:ascii="Arial" w:hAnsi="Arial" w:cs="Arial"/>
              </w:rPr>
              <w:t>Hoog</w:t>
            </w:r>
          </w:p>
        </w:tc>
        <w:tc>
          <w:tcPr>
            <w:tcW w:w="4486" w:type="dxa"/>
            <w:vAlign w:val="center"/>
            <w:hideMark/>
          </w:tcPr>
          <w:p w14:paraId="709ACB6E" w14:textId="77777777" w:rsidR="00007E49" w:rsidRPr="00462DB7" w:rsidRDefault="00007E49" w:rsidP="005F3482">
            <w:pPr>
              <w:keepNext/>
              <w:jc w:val="center"/>
              <w:rPr>
                <w:rFonts w:ascii="Arial" w:hAnsi="Arial" w:cs="Arial"/>
              </w:rPr>
            </w:pPr>
            <w:r w:rsidRPr="00462DB7">
              <w:rPr>
                <w:rFonts w:ascii="Arial" w:hAnsi="Arial" w:cs="Arial"/>
              </w:rPr>
              <w:t>Alternatieve componenten identificeren en testopstelling maken met vervangbare modules.</w:t>
            </w:r>
          </w:p>
        </w:tc>
      </w:tr>
    </w:tbl>
    <w:p w14:paraId="55B86B6F" w14:textId="03BB2B89" w:rsidR="00007E49" w:rsidRPr="00462DB7" w:rsidRDefault="005F3482" w:rsidP="005F3482">
      <w:pPr>
        <w:pStyle w:val="Bijschrift"/>
        <w:rPr>
          <w:rFonts w:ascii="Arial" w:hAnsi="Arial" w:cs="Arial"/>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DE12CE" w:rsidRPr="00462DB7">
        <w:rPr>
          <w:rFonts w:ascii="Arial" w:hAnsi="Arial" w:cs="Arial"/>
          <w:noProof/>
        </w:rPr>
        <w:t>3</w:t>
      </w:r>
      <w:r w:rsidRPr="00462DB7">
        <w:rPr>
          <w:rFonts w:ascii="Arial" w:hAnsi="Arial" w:cs="Arial"/>
        </w:rPr>
        <w:fldChar w:fldCharType="end"/>
      </w:r>
      <w:r w:rsidRPr="00462DB7">
        <w:rPr>
          <w:rFonts w:ascii="Arial" w:hAnsi="Arial" w:cs="Arial"/>
        </w:rPr>
        <w:t xml:space="preserve">: </w:t>
      </w:r>
      <w:r w:rsidR="00322958" w:rsidRPr="00462DB7">
        <w:rPr>
          <w:rFonts w:ascii="Arial" w:hAnsi="Arial" w:cs="Arial"/>
          <w:b w:val="0"/>
          <w:bCs w:val="0"/>
        </w:rPr>
        <w:t>Risico inventarisering</w:t>
      </w:r>
      <w:r w:rsidR="00CA31B3" w:rsidRPr="00462DB7">
        <w:rPr>
          <w:rFonts w:ascii="Arial" w:hAnsi="Arial" w:cs="Arial"/>
          <w:b w:val="0"/>
          <w:bCs w:val="0"/>
        </w:rPr>
        <w:t>.</w:t>
      </w:r>
      <w:r w:rsidR="00322958" w:rsidRPr="00462DB7">
        <w:rPr>
          <w:rFonts w:ascii="Arial" w:hAnsi="Arial" w:cs="Arial"/>
        </w:rPr>
        <w:t xml:space="preserve"> </w:t>
      </w:r>
    </w:p>
    <w:p w14:paraId="4351B891" w14:textId="77777777" w:rsidR="00007E49" w:rsidRPr="00462DB7" w:rsidRDefault="00007E49" w:rsidP="00555F24">
      <w:pPr>
        <w:jc w:val="left"/>
        <w:rPr>
          <w:rFonts w:ascii="Arial" w:hAnsi="Arial" w:cs="Arial"/>
        </w:rPr>
      </w:pPr>
    </w:p>
    <w:p w14:paraId="642620F0" w14:textId="77777777" w:rsidR="006E59F8" w:rsidRPr="00462DB7" w:rsidRDefault="006E59F8" w:rsidP="00555F24">
      <w:pPr>
        <w:jc w:val="left"/>
        <w:rPr>
          <w:rFonts w:ascii="Arial" w:hAnsi="Arial" w:cs="Arial"/>
        </w:rPr>
      </w:pPr>
    </w:p>
    <w:p w14:paraId="643EF59E" w14:textId="77777777" w:rsidR="006E59F8" w:rsidRPr="00462DB7" w:rsidRDefault="006E59F8" w:rsidP="00555F24">
      <w:pPr>
        <w:jc w:val="left"/>
        <w:rPr>
          <w:rFonts w:ascii="Arial" w:hAnsi="Arial" w:cs="Arial"/>
        </w:rPr>
      </w:pPr>
    </w:p>
    <w:p w14:paraId="1A03B1B3" w14:textId="77777777" w:rsidR="00007E49" w:rsidRPr="00462DB7" w:rsidRDefault="00007E49" w:rsidP="00555F24">
      <w:pPr>
        <w:jc w:val="left"/>
        <w:rPr>
          <w:rFonts w:ascii="Arial" w:hAnsi="Arial" w:cs="Arial"/>
        </w:rPr>
      </w:pPr>
    </w:p>
    <w:p w14:paraId="7E50542C" w14:textId="77777777" w:rsidR="00007E49" w:rsidRPr="00462DB7" w:rsidRDefault="00007E49" w:rsidP="00555F24">
      <w:pPr>
        <w:jc w:val="left"/>
        <w:rPr>
          <w:rFonts w:ascii="Arial" w:hAnsi="Arial" w:cs="Arial"/>
        </w:rPr>
      </w:pPr>
    </w:p>
    <w:p w14:paraId="483D84DE" w14:textId="77777777" w:rsidR="00007E49" w:rsidRPr="00462DB7" w:rsidRDefault="00007E49" w:rsidP="00555F24">
      <w:pPr>
        <w:jc w:val="left"/>
        <w:rPr>
          <w:rFonts w:ascii="Arial" w:hAnsi="Arial" w:cs="Arial"/>
        </w:rPr>
      </w:pPr>
    </w:p>
    <w:p w14:paraId="3DDA30D9" w14:textId="77777777" w:rsidR="00007E49" w:rsidRPr="00462DB7" w:rsidRDefault="00007E49" w:rsidP="00555F24">
      <w:pPr>
        <w:jc w:val="left"/>
        <w:rPr>
          <w:rFonts w:ascii="Arial" w:hAnsi="Arial" w:cs="Arial"/>
        </w:rPr>
      </w:pPr>
    </w:p>
    <w:p w14:paraId="398E76D9" w14:textId="77777777" w:rsidR="00007E49" w:rsidRPr="00462DB7" w:rsidRDefault="00007E49" w:rsidP="00555F24">
      <w:pPr>
        <w:jc w:val="left"/>
        <w:rPr>
          <w:rFonts w:ascii="Arial" w:hAnsi="Arial" w:cs="Arial"/>
        </w:rPr>
      </w:pPr>
    </w:p>
    <w:p w14:paraId="350A343F" w14:textId="77777777" w:rsidR="00007E49" w:rsidRPr="00462DB7" w:rsidRDefault="00007E49" w:rsidP="00555F24">
      <w:pPr>
        <w:jc w:val="left"/>
        <w:rPr>
          <w:rFonts w:ascii="Arial" w:hAnsi="Arial" w:cs="Arial"/>
        </w:rPr>
      </w:pPr>
    </w:p>
    <w:p w14:paraId="29A2EC17" w14:textId="77777777" w:rsidR="00007E49" w:rsidRPr="00462DB7" w:rsidRDefault="00007E49" w:rsidP="00555F24">
      <w:pPr>
        <w:jc w:val="left"/>
        <w:rPr>
          <w:rFonts w:ascii="Arial" w:hAnsi="Arial" w:cs="Arial"/>
        </w:rPr>
      </w:pPr>
    </w:p>
    <w:p w14:paraId="4E6E2E78" w14:textId="545538B2" w:rsidR="00555F24" w:rsidRPr="00462DB7" w:rsidRDefault="00555F24" w:rsidP="00555F24">
      <w:pPr>
        <w:pStyle w:val="Kop1"/>
        <w:rPr>
          <w:rFonts w:ascii="Arial" w:hAnsi="Arial" w:cs="Arial"/>
        </w:rPr>
      </w:pPr>
      <w:bookmarkStart w:id="61" w:name="_Toc190095018"/>
      <w:r w:rsidRPr="00462DB7">
        <w:rPr>
          <w:rFonts w:ascii="Arial" w:hAnsi="Arial" w:cs="Arial"/>
        </w:rPr>
        <w:lastRenderedPageBreak/>
        <w:t>Projectgrenzen</w:t>
      </w:r>
      <w:bookmarkEnd w:id="61"/>
    </w:p>
    <w:p w14:paraId="3C2EA5D5" w14:textId="0E1FD1B3" w:rsidR="005560DB" w:rsidRPr="00462DB7" w:rsidRDefault="005560DB" w:rsidP="005560DB">
      <w:pPr>
        <w:rPr>
          <w:rFonts w:ascii="Arial" w:hAnsi="Arial" w:cs="Arial"/>
        </w:rPr>
      </w:pPr>
      <w:r w:rsidRPr="00462DB7">
        <w:rPr>
          <w:rFonts w:ascii="Arial" w:hAnsi="Arial" w:cs="Arial"/>
        </w:rPr>
        <w:t>Het is belangrijk de grenzen van de werkzaamheden te definiëren, omdat de datalogger deel uitmaakt van een groter project. In dit hoofdstuk wordt beschreven welke activiteiten binnen en buiten de scope vallen.</w:t>
      </w:r>
    </w:p>
    <w:p w14:paraId="57235446" w14:textId="44B2427E" w:rsidR="005560DB" w:rsidRPr="00462DB7" w:rsidRDefault="005560DB" w:rsidP="005560DB">
      <w:pPr>
        <w:pStyle w:val="Kop2"/>
        <w:rPr>
          <w:rFonts w:ascii="Arial" w:hAnsi="Arial" w:cs="Arial"/>
        </w:rPr>
      </w:pPr>
      <w:bookmarkStart w:id="62" w:name="_Toc190095019"/>
      <w:r w:rsidRPr="00462DB7">
        <w:rPr>
          <w:rFonts w:ascii="Arial" w:hAnsi="Arial" w:cs="Arial"/>
        </w:rPr>
        <w:t>Binnen scope</w:t>
      </w:r>
      <w:bookmarkEnd w:id="62"/>
    </w:p>
    <w:p w14:paraId="0164DAC0" w14:textId="77777777" w:rsidR="005560DB" w:rsidRPr="005560DB" w:rsidRDefault="005560DB" w:rsidP="005560DB">
      <w:pPr>
        <w:numPr>
          <w:ilvl w:val="0"/>
          <w:numId w:val="21"/>
        </w:numPr>
        <w:rPr>
          <w:rFonts w:ascii="Arial" w:hAnsi="Arial" w:cs="Arial"/>
        </w:rPr>
      </w:pPr>
      <w:r w:rsidRPr="005560DB">
        <w:rPr>
          <w:rFonts w:ascii="Arial" w:hAnsi="Arial" w:cs="Arial"/>
          <w:b/>
          <w:bCs/>
        </w:rPr>
        <w:t>Opstellen van eisen</w:t>
      </w:r>
      <w:r w:rsidRPr="005560DB">
        <w:rPr>
          <w:rFonts w:ascii="Arial" w:hAnsi="Arial" w:cs="Arial"/>
        </w:rPr>
        <w:t>: Definitie van functionele en technische eisen.</w:t>
      </w:r>
    </w:p>
    <w:p w14:paraId="152898A5" w14:textId="77777777" w:rsidR="005560DB" w:rsidRPr="005560DB" w:rsidRDefault="005560DB" w:rsidP="005560DB">
      <w:pPr>
        <w:numPr>
          <w:ilvl w:val="0"/>
          <w:numId w:val="21"/>
        </w:numPr>
        <w:rPr>
          <w:rFonts w:ascii="Arial" w:hAnsi="Arial" w:cs="Arial"/>
        </w:rPr>
      </w:pPr>
      <w:r w:rsidRPr="005560DB">
        <w:rPr>
          <w:rFonts w:ascii="Arial" w:hAnsi="Arial" w:cs="Arial"/>
          <w:b/>
          <w:bCs/>
        </w:rPr>
        <w:t>Hardware-ontwerp</w:t>
      </w:r>
      <w:r w:rsidRPr="005560DB">
        <w:rPr>
          <w:rFonts w:ascii="Arial" w:hAnsi="Arial" w:cs="Arial"/>
        </w:rPr>
        <w:t>:</w:t>
      </w:r>
    </w:p>
    <w:p w14:paraId="5174C1D1" w14:textId="77777777" w:rsidR="005560DB" w:rsidRPr="005560DB" w:rsidRDefault="005560DB" w:rsidP="005560DB">
      <w:pPr>
        <w:numPr>
          <w:ilvl w:val="1"/>
          <w:numId w:val="21"/>
        </w:numPr>
        <w:rPr>
          <w:rFonts w:ascii="Arial" w:hAnsi="Arial" w:cs="Arial"/>
        </w:rPr>
      </w:pPr>
      <w:r w:rsidRPr="005560DB">
        <w:rPr>
          <w:rFonts w:ascii="Arial" w:hAnsi="Arial" w:cs="Arial"/>
        </w:rPr>
        <w:t>Selectie en ontwerp van de printplaat (indien nodig).</w:t>
      </w:r>
    </w:p>
    <w:p w14:paraId="073C4609" w14:textId="23F74431" w:rsidR="005560DB" w:rsidRPr="005560DB" w:rsidRDefault="005560DB" w:rsidP="005560DB">
      <w:pPr>
        <w:numPr>
          <w:ilvl w:val="1"/>
          <w:numId w:val="21"/>
        </w:numPr>
        <w:rPr>
          <w:rFonts w:ascii="Arial" w:hAnsi="Arial" w:cs="Arial"/>
        </w:rPr>
      </w:pPr>
      <w:r w:rsidRPr="005560DB">
        <w:rPr>
          <w:rFonts w:ascii="Arial" w:hAnsi="Arial" w:cs="Arial"/>
        </w:rPr>
        <w:t xml:space="preserve">Aansluiting van de </w:t>
      </w:r>
      <w:r w:rsidR="00902FDD" w:rsidRPr="00462DB7">
        <w:rPr>
          <w:rFonts w:ascii="Arial" w:hAnsi="Arial" w:cs="Arial"/>
        </w:rPr>
        <w:t>microcontroller</w:t>
      </w:r>
      <w:r w:rsidRPr="005560DB">
        <w:rPr>
          <w:rFonts w:ascii="Arial" w:hAnsi="Arial" w:cs="Arial"/>
        </w:rPr>
        <w:t xml:space="preserve"> op sensoren en </w:t>
      </w:r>
      <w:r w:rsidR="001A5B41" w:rsidRPr="00462DB7">
        <w:rPr>
          <w:rFonts w:ascii="Arial" w:hAnsi="Arial" w:cs="Arial"/>
        </w:rPr>
        <w:t>interface</w:t>
      </w:r>
      <w:r w:rsidRPr="005560DB">
        <w:rPr>
          <w:rFonts w:ascii="Arial" w:hAnsi="Arial" w:cs="Arial"/>
        </w:rPr>
        <w:t>.</w:t>
      </w:r>
    </w:p>
    <w:p w14:paraId="2E576DA2" w14:textId="77777777" w:rsidR="005560DB" w:rsidRPr="005560DB" w:rsidRDefault="005560DB" w:rsidP="005560DB">
      <w:pPr>
        <w:numPr>
          <w:ilvl w:val="1"/>
          <w:numId w:val="21"/>
        </w:numPr>
        <w:rPr>
          <w:rFonts w:ascii="Arial" w:hAnsi="Arial" w:cs="Arial"/>
        </w:rPr>
      </w:pPr>
      <w:r w:rsidRPr="005560DB">
        <w:rPr>
          <w:rFonts w:ascii="Arial" w:hAnsi="Arial" w:cs="Arial"/>
        </w:rPr>
        <w:t>Voeding en signaalintegriteit.</w:t>
      </w:r>
    </w:p>
    <w:p w14:paraId="6B15B9B0" w14:textId="77777777" w:rsidR="005560DB" w:rsidRPr="005560DB" w:rsidRDefault="005560DB" w:rsidP="005560DB">
      <w:pPr>
        <w:numPr>
          <w:ilvl w:val="0"/>
          <w:numId w:val="21"/>
        </w:numPr>
        <w:rPr>
          <w:rFonts w:ascii="Arial" w:hAnsi="Arial" w:cs="Arial"/>
        </w:rPr>
      </w:pPr>
      <w:r w:rsidRPr="005560DB">
        <w:rPr>
          <w:rFonts w:ascii="Arial" w:hAnsi="Arial" w:cs="Arial"/>
          <w:b/>
          <w:bCs/>
        </w:rPr>
        <w:t>Softwareontwikkeling</w:t>
      </w:r>
      <w:r w:rsidRPr="005560DB">
        <w:rPr>
          <w:rFonts w:ascii="Arial" w:hAnsi="Arial" w:cs="Arial"/>
        </w:rPr>
        <w:t>:</w:t>
      </w:r>
    </w:p>
    <w:p w14:paraId="3B818CF9" w14:textId="77777777" w:rsidR="005560DB" w:rsidRPr="005560DB" w:rsidRDefault="005560DB" w:rsidP="005560DB">
      <w:pPr>
        <w:numPr>
          <w:ilvl w:val="1"/>
          <w:numId w:val="21"/>
        </w:numPr>
        <w:rPr>
          <w:rFonts w:ascii="Arial" w:hAnsi="Arial" w:cs="Arial"/>
        </w:rPr>
      </w:pPr>
      <w:commentRangeStart w:id="63"/>
      <w:r w:rsidRPr="005560DB">
        <w:rPr>
          <w:rFonts w:ascii="Arial" w:hAnsi="Arial" w:cs="Arial"/>
        </w:rPr>
        <w:t>Microcontroller-code voor data-acquisitie en opslag.</w:t>
      </w:r>
      <w:commentRangeEnd w:id="63"/>
      <w:r w:rsidR="00B8788B">
        <w:rPr>
          <w:rStyle w:val="Verwijzingopmerking"/>
          <w:rFonts w:ascii="Arial" w:eastAsia="Times New Roman" w:hAnsi="Arial" w:cs="Times New Roman"/>
          <w:szCs w:val="20"/>
          <w:lang w:eastAsia="nl-NL"/>
        </w:rPr>
        <w:commentReference w:id="63"/>
      </w:r>
    </w:p>
    <w:p w14:paraId="740A05FE" w14:textId="77777777" w:rsidR="005560DB" w:rsidRPr="005560DB" w:rsidRDefault="005560DB" w:rsidP="005560DB">
      <w:pPr>
        <w:numPr>
          <w:ilvl w:val="1"/>
          <w:numId w:val="21"/>
        </w:numPr>
        <w:rPr>
          <w:rFonts w:ascii="Arial" w:hAnsi="Arial" w:cs="Arial"/>
        </w:rPr>
      </w:pPr>
      <w:r w:rsidRPr="005560DB">
        <w:rPr>
          <w:rFonts w:ascii="Arial" w:hAnsi="Arial" w:cs="Arial"/>
        </w:rPr>
        <w:t>Timing en synchronisatie van metingen.</w:t>
      </w:r>
    </w:p>
    <w:p w14:paraId="3F94E3CD" w14:textId="1139841A" w:rsidR="005560DB" w:rsidRPr="005560DB" w:rsidRDefault="005560DB" w:rsidP="005560DB">
      <w:pPr>
        <w:numPr>
          <w:ilvl w:val="1"/>
          <w:numId w:val="21"/>
        </w:numPr>
        <w:rPr>
          <w:rFonts w:ascii="Arial" w:hAnsi="Arial" w:cs="Arial"/>
        </w:rPr>
      </w:pPr>
      <w:r w:rsidRPr="005560DB">
        <w:rPr>
          <w:rFonts w:ascii="Arial" w:hAnsi="Arial" w:cs="Arial"/>
        </w:rPr>
        <w:t xml:space="preserve">Weergave van </w:t>
      </w:r>
      <w:r w:rsidR="00794503" w:rsidRPr="00462DB7">
        <w:rPr>
          <w:rFonts w:ascii="Arial" w:hAnsi="Arial" w:cs="Arial"/>
        </w:rPr>
        <w:t>de live-</w:t>
      </w:r>
      <w:r w:rsidRPr="005560DB">
        <w:rPr>
          <w:rFonts w:ascii="Arial" w:hAnsi="Arial" w:cs="Arial"/>
        </w:rPr>
        <w:t>meetgegevens.</w:t>
      </w:r>
    </w:p>
    <w:p w14:paraId="4DF3F322" w14:textId="0E0F6362" w:rsidR="005560DB" w:rsidRPr="005560DB" w:rsidRDefault="005560DB" w:rsidP="005560DB">
      <w:pPr>
        <w:numPr>
          <w:ilvl w:val="1"/>
          <w:numId w:val="21"/>
        </w:numPr>
        <w:rPr>
          <w:rFonts w:ascii="Arial" w:hAnsi="Arial" w:cs="Arial"/>
        </w:rPr>
      </w:pPr>
      <w:r w:rsidRPr="005560DB">
        <w:rPr>
          <w:rFonts w:ascii="Arial" w:hAnsi="Arial" w:cs="Arial"/>
        </w:rPr>
        <w:t>Opslag en uitlezing van data.</w:t>
      </w:r>
    </w:p>
    <w:p w14:paraId="22C33A04" w14:textId="77777777" w:rsidR="005560DB" w:rsidRPr="005560DB" w:rsidRDefault="005560DB" w:rsidP="005560DB">
      <w:pPr>
        <w:numPr>
          <w:ilvl w:val="0"/>
          <w:numId w:val="21"/>
        </w:numPr>
        <w:rPr>
          <w:rFonts w:ascii="Arial" w:hAnsi="Arial" w:cs="Arial"/>
        </w:rPr>
      </w:pPr>
      <w:r w:rsidRPr="005560DB">
        <w:rPr>
          <w:rFonts w:ascii="Arial" w:hAnsi="Arial" w:cs="Arial"/>
          <w:b/>
          <w:bCs/>
        </w:rPr>
        <w:t>Testen en optimaliseren</w:t>
      </w:r>
      <w:r w:rsidRPr="005560DB">
        <w:rPr>
          <w:rFonts w:ascii="Arial" w:hAnsi="Arial" w:cs="Arial"/>
        </w:rPr>
        <w:t>:</w:t>
      </w:r>
    </w:p>
    <w:p w14:paraId="36957D0D" w14:textId="77777777" w:rsidR="005560DB" w:rsidRPr="005560DB" w:rsidRDefault="005560DB" w:rsidP="005560DB">
      <w:pPr>
        <w:numPr>
          <w:ilvl w:val="1"/>
          <w:numId w:val="21"/>
        </w:numPr>
        <w:rPr>
          <w:rFonts w:ascii="Arial" w:hAnsi="Arial" w:cs="Arial"/>
        </w:rPr>
      </w:pPr>
      <w:r w:rsidRPr="005560DB">
        <w:rPr>
          <w:rFonts w:ascii="Arial" w:hAnsi="Arial" w:cs="Arial"/>
        </w:rPr>
        <w:t>Valideren van de nauwkeurigheid van de tijdsregistratie.</w:t>
      </w:r>
    </w:p>
    <w:p w14:paraId="1FEB2E25" w14:textId="77777777" w:rsidR="005560DB" w:rsidRPr="005560DB" w:rsidRDefault="005560DB" w:rsidP="005560DB">
      <w:pPr>
        <w:numPr>
          <w:ilvl w:val="1"/>
          <w:numId w:val="21"/>
        </w:numPr>
        <w:rPr>
          <w:rFonts w:ascii="Arial" w:hAnsi="Arial" w:cs="Arial"/>
        </w:rPr>
      </w:pPr>
      <w:commentRangeStart w:id="64"/>
      <w:r w:rsidRPr="005560DB">
        <w:rPr>
          <w:rFonts w:ascii="Arial" w:hAnsi="Arial" w:cs="Arial"/>
        </w:rPr>
        <w:t>Controleren op storingen en foutafhandeling.</w:t>
      </w:r>
      <w:commentRangeEnd w:id="64"/>
      <w:r w:rsidR="00B8788B">
        <w:rPr>
          <w:rStyle w:val="Verwijzingopmerking"/>
          <w:rFonts w:ascii="Arial" w:eastAsia="Times New Roman" w:hAnsi="Arial" w:cs="Times New Roman"/>
          <w:szCs w:val="20"/>
          <w:lang w:eastAsia="nl-NL"/>
        </w:rPr>
        <w:commentReference w:id="64"/>
      </w:r>
    </w:p>
    <w:p w14:paraId="1C5613CA" w14:textId="77777777" w:rsidR="005560DB" w:rsidRPr="005560DB" w:rsidRDefault="005560DB" w:rsidP="005560DB">
      <w:pPr>
        <w:numPr>
          <w:ilvl w:val="1"/>
          <w:numId w:val="21"/>
        </w:numPr>
        <w:rPr>
          <w:rFonts w:ascii="Arial" w:hAnsi="Arial" w:cs="Arial"/>
        </w:rPr>
      </w:pPr>
      <w:r w:rsidRPr="005560DB">
        <w:rPr>
          <w:rFonts w:ascii="Arial" w:hAnsi="Arial" w:cs="Arial"/>
        </w:rPr>
        <w:t>Debuggen en optimaliseren van code en signaalverwerking.</w:t>
      </w:r>
    </w:p>
    <w:p w14:paraId="2D41F7C3" w14:textId="77777777" w:rsidR="005560DB" w:rsidRPr="005560DB" w:rsidRDefault="005560DB" w:rsidP="005560DB">
      <w:pPr>
        <w:numPr>
          <w:ilvl w:val="0"/>
          <w:numId w:val="21"/>
        </w:numPr>
        <w:rPr>
          <w:rFonts w:ascii="Arial" w:hAnsi="Arial" w:cs="Arial"/>
        </w:rPr>
      </w:pPr>
      <w:r w:rsidRPr="005560DB">
        <w:rPr>
          <w:rFonts w:ascii="Arial" w:hAnsi="Arial" w:cs="Arial"/>
          <w:b/>
          <w:bCs/>
        </w:rPr>
        <w:t>Documentatie</w:t>
      </w:r>
      <w:r w:rsidRPr="005560DB">
        <w:rPr>
          <w:rFonts w:ascii="Arial" w:hAnsi="Arial" w:cs="Arial"/>
        </w:rPr>
        <w:t>:</w:t>
      </w:r>
    </w:p>
    <w:p w14:paraId="56CAC356" w14:textId="77777777" w:rsidR="005560DB" w:rsidRPr="005560DB" w:rsidRDefault="005560DB" w:rsidP="005560DB">
      <w:pPr>
        <w:numPr>
          <w:ilvl w:val="1"/>
          <w:numId w:val="21"/>
        </w:numPr>
        <w:rPr>
          <w:rFonts w:ascii="Arial" w:hAnsi="Arial" w:cs="Arial"/>
        </w:rPr>
      </w:pPr>
      <w:r w:rsidRPr="005560DB">
        <w:rPr>
          <w:rFonts w:ascii="Arial" w:hAnsi="Arial" w:cs="Arial"/>
        </w:rPr>
        <w:t>Technische documentatie en gebruikershandleiding.</w:t>
      </w:r>
    </w:p>
    <w:p w14:paraId="6BEA69CC" w14:textId="2768DFE9" w:rsidR="005560DB" w:rsidRPr="005560DB" w:rsidRDefault="005560DB" w:rsidP="005560DB">
      <w:pPr>
        <w:numPr>
          <w:ilvl w:val="1"/>
          <w:numId w:val="21"/>
        </w:numPr>
        <w:rPr>
          <w:rFonts w:ascii="Arial" w:hAnsi="Arial" w:cs="Arial"/>
        </w:rPr>
      </w:pPr>
      <w:r w:rsidRPr="005560DB">
        <w:rPr>
          <w:rFonts w:ascii="Arial" w:hAnsi="Arial" w:cs="Arial"/>
        </w:rPr>
        <w:t>Mogelijkheden voor toekomstige uitbreidingen benoemen.</w:t>
      </w:r>
    </w:p>
    <w:p w14:paraId="1DC66B95" w14:textId="4F9CCFD7" w:rsidR="005560DB" w:rsidRPr="00462DB7" w:rsidRDefault="005560DB" w:rsidP="005560DB">
      <w:pPr>
        <w:pStyle w:val="Kop2"/>
        <w:rPr>
          <w:rFonts w:ascii="Arial" w:hAnsi="Arial" w:cs="Arial"/>
        </w:rPr>
      </w:pPr>
      <w:bookmarkStart w:id="65" w:name="_Toc190095020"/>
      <w:r w:rsidRPr="00462DB7">
        <w:rPr>
          <w:rFonts w:ascii="Arial" w:hAnsi="Arial" w:cs="Arial"/>
        </w:rPr>
        <w:t>Buiten scope</w:t>
      </w:r>
      <w:bookmarkEnd w:id="65"/>
    </w:p>
    <w:p w14:paraId="6019F404" w14:textId="77777777" w:rsidR="005560DB" w:rsidRPr="005560DB" w:rsidRDefault="005560DB" w:rsidP="005560DB">
      <w:pPr>
        <w:numPr>
          <w:ilvl w:val="0"/>
          <w:numId w:val="22"/>
        </w:numPr>
        <w:rPr>
          <w:rFonts w:ascii="Arial" w:hAnsi="Arial" w:cs="Arial"/>
        </w:rPr>
      </w:pPr>
      <w:r w:rsidRPr="005560DB">
        <w:rPr>
          <w:rFonts w:ascii="Arial" w:hAnsi="Arial" w:cs="Arial"/>
        </w:rPr>
        <w:t xml:space="preserve">Geavanceerde dataverwerking en analyse: Het verwerken en interpreteren van de verzamelde data gebeurt </w:t>
      </w:r>
      <w:commentRangeStart w:id="66"/>
      <w:r w:rsidRPr="005560DB">
        <w:rPr>
          <w:rFonts w:ascii="Arial" w:hAnsi="Arial" w:cs="Arial"/>
        </w:rPr>
        <w:t>extern</w:t>
      </w:r>
      <w:commentRangeEnd w:id="66"/>
      <w:r w:rsidR="00B8788B">
        <w:rPr>
          <w:rStyle w:val="Verwijzingopmerking"/>
          <w:rFonts w:ascii="Arial" w:eastAsia="Times New Roman" w:hAnsi="Arial" w:cs="Times New Roman"/>
          <w:szCs w:val="20"/>
          <w:lang w:eastAsia="nl-NL"/>
        </w:rPr>
        <w:commentReference w:id="66"/>
      </w:r>
      <w:r w:rsidRPr="005560DB">
        <w:rPr>
          <w:rFonts w:ascii="Arial" w:hAnsi="Arial" w:cs="Arial"/>
        </w:rPr>
        <w:t>.</w:t>
      </w:r>
    </w:p>
    <w:p w14:paraId="194C1601" w14:textId="77777777" w:rsidR="005560DB" w:rsidRPr="00462DB7" w:rsidRDefault="005560DB" w:rsidP="005560DB">
      <w:pPr>
        <w:numPr>
          <w:ilvl w:val="0"/>
          <w:numId w:val="22"/>
        </w:numPr>
        <w:rPr>
          <w:rFonts w:ascii="Arial" w:hAnsi="Arial" w:cs="Arial"/>
        </w:rPr>
      </w:pPr>
      <w:r w:rsidRPr="005560DB">
        <w:rPr>
          <w:rFonts w:ascii="Arial" w:hAnsi="Arial" w:cs="Arial"/>
        </w:rPr>
        <w:t>Mechanische behuizing: Geen ontwerp en productie van een specifieke behuizing.</w:t>
      </w:r>
    </w:p>
    <w:p w14:paraId="79DB2C17" w14:textId="294AAEF3" w:rsidR="00CF572F" w:rsidRPr="00462DB7" w:rsidRDefault="00CF572F" w:rsidP="005560DB">
      <w:pPr>
        <w:numPr>
          <w:ilvl w:val="0"/>
          <w:numId w:val="22"/>
        </w:numPr>
        <w:rPr>
          <w:rFonts w:ascii="Arial" w:hAnsi="Arial" w:cs="Arial"/>
        </w:rPr>
      </w:pPr>
      <w:r w:rsidRPr="00462DB7">
        <w:rPr>
          <w:rFonts w:ascii="Arial" w:hAnsi="Arial" w:cs="Arial"/>
        </w:rPr>
        <w:t xml:space="preserve">Ontwerpen van printplaat in </w:t>
      </w:r>
      <w:proofErr w:type="spellStart"/>
      <w:r w:rsidRPr="00462DB7">
        <w:rPr>
          <w:rFonts w:ascii="Arial" w:hAnsi="Arial" w:cs="Arial"/>
        </w:rPr>
        <w:t>Kicad</w:t>
      </w:r>
      <w:proofErr w:type="spellEnd"/>
      <w:r w:rsidR="00580875" w:rsidRPr="00462DB7">
        <w:rPr>
          <w:rFonts w:ascii="Arial" w:hAnsi="Arial" w:cs="Arial"/>
        </w:rPr>
        <w:t>.</w:t>
      </w:r>
    </w:p>
    <w:p w14:paraId="62D0BA18" w14:textId="77777777" w:rsidR="003A6439" w:rsidRPr="00462DB7" w:rsidRDefault="003A6439" w:rsidP="003A6439">
      <w:pPr>
        <w:rPr>
          <w:rFonts w:ascii="Arial" w:hAnsi="Arial" w:cs="Arial"/>
        </w:rPr>
      </w:pPr>
    </w:p>
    <w:p w14:paraId="58DF353A" w14:textId="77777777" w:rsidR="003A6439" w:rsidRPr="00462DB7" w:rsidRDefault="003A6439" w:rsidP="003A6439">
      <w:pPr>
        <w:rPr>
          <w:rFonts w:ascii="Arial" w:hAnsi="Arial" w:cs="Arial"/>
        </w:rPr>
      </w:pPr>
    </w:p>
    <w:p w14:paraId="7022ADF8" w14:textId="77777777" w:rsidR="003A6439" w:rsidRPr="00462DB7" w:rsidRDefault="003A6439" w:rsidP="003A6439">
      <w:pPr>
        <w:rPr>
          <w:rFonts w:ascii="Arial" w:hAnsi="Arial" w:cs="Arial"/>
        </w:rPr>
      </w:pPr>
    </w:p>
    <w:p w14:paraId="36DCC59D" w14:textId="77777777" w:rsidR="003A6439" w:rsidRPr="00462DB7" w:rsidRDefault="003A6439" w:rsidP="003A6439">
      <w:pPr>
        <w:rPr>
          <w:rFonts w:ascii="Arial" w:hAnsi="Arial" w:cs="Arial"/>
        </w:rPr>
      </w:pPr>
    </w:p>
    <w:p w14:paraId="0369C22C" w14:textId="77777777" w:rsidR="003A6439" w:rsidRPr="00462DB7" w:rsidRDefault="003A6439" w:rsidP="003A6439">
      <w:pPr>
        <w:rPr>
          <w:rFonts w:ascii="Arial" w:hAnsi="Arial" w:cs="Arial"/>
        </w:rPr>
      </w:pPr>
    </w:p>
    <w:p w14:paraId="4DAED17F" w14:textId="77777777" w:rsidR="003A6439" w:rsidRPr="00462DB7" w:rsidRDefault="003A6439" w:rsidP="003A6439">
      <w:pPr>
        <w:rPr>
          <w:rFonts w:ascii="Arial" w:hAnsi="Arial" w:cs="Arial"/>
        </w:rPr>
      </w:pPr>
    </w:p>
    <w:p w14:paraId="309238B1" w14:textId="77777777" w:rsidR="003A6439" w:rsidRPr="00462DB7" w:rsidRDefault="003A6439" w:rsidP="003A6439">
      <w:pPr>
        <w:rPr>
          <w:rFonts w:ascii="Arial" w:hAnsi="Arial" w:cs="Arial"/>
        </w:rPr>
      </w:pPr>
    </w:p>
    <w:p w14:paraId="6DD1432B" w14:textId="77777777" w:rsidR="003A6439" w:rsidRPr="00462DB7" w:rsidRDefault="003A6439" w:rsidP="003A6439">
      <w:pPr>
        <w:rPr>
          <w:rFonts w:ascii="Arial" w:hAnsi="Arial" w:cs="Arial"/>
        </w:rPr>
      </w:pPr>
    </w:p>
    <w:p w14:paraId="48A608B8" w14:textId="77777777" w:rsidR="003A6439" w:rsidRPr="00462DB7" w:rsidRDefault="003A6439" w:rsidP="003A6439">
      <w:pPr>
        <w:rPr>
          <w:rFonts w:ascii="Arial" w:hAnsi="Arial" w:cs="Arial"/>
        </w:rPr>
      </w:pPr>
    </w:p>
    <w:p w14:paraId="68FFD601" w14:textId="77777777" w:rsidR="003A6439" w:rsidRPr="00462DB7" w:rsidRDefault="003A6439" w:rsidP="003A6439">
      <w:pPr>
        <w:rPr>
          <w:rFonts w:ascii="Arial" w:hAnsi="Arial" w:cs="Arial"/>
        </w:rPr>
      </w:pPr>
    </w:p>
    <w:p w14:paraId="343BDA98" w14:textId="77777777" w:rsidR="003A6439" w:rsidRPr="00462DB7" w:rsidRDefault="003A6439" w:rsidP="003A6439">
      <w:pPr>
        <w:rPr>
          <w:rFonts w:ascii="Arial" w:hAnsi="Arial" w:cs="Arial"/>
        </w:rPr>
      </w:pPr>
    </w:p>
    <w:p w14:paraId="6A0DE060" w14:textId="77777777" w:rsidR="003A6439" w:rsidRPr="00462DB7" w:rsidRDefault="003A6439" w:rsidP="003A6439">
      <w:pPr>
        <w:rPr>
          <w:rFonts w:ascii="Arial" w:hAnsi="Arial" w:cs="Arial"/>
        </w:rPr>
      </w:pPr>
    </w:p>
    <w:p w14:paraId="59132780" w14:textId="77777777" w:rsidR="003A6439" w:rsidRPr="00462DB7" w:rsidRDefault="003A6439" w:rsidP="003A6439">
      <w:pPr>
        <w:rPr>
          <w:rFonts w:ascii="Arial" w:hAnsi="Arial" w:cs="Arial"/>
        </w:rPr>
      </w:pPr>
    </w:p>
    <w:p w14:paraId="1D50829A" w14:textId="77777777" w:rsidR="003A6439" w:rsidRPr="00462DB7" w:rsidRDefault="003A6439" w:rsidP="003A6439">
      <w:pPr>
        <w:rPr>
          <w:rFonts w:ascii="Arial" w:hAnsi="Arial" w:cs="Arial"/>
        </w:rPr>
      </w:pPr>
    </w:p>
    <w:p w14:paraId="14E26C76" w14:textId="77777777" w:rsidR="003A6439" w:rsidRPr="00462DB7" w:rsidRDefault="003A6439" w:rsidP="003A6439">
      <w:pPr>
        <w:rPr>
          <w:rFonts w:ascii="Arial" w:hAnsi="Arial" w:cs="Arial"/>
        </w:rPr>
      </w:pPr>
    </w:p>
    <w:p w14:paraId="1DF65DFA" w14:textId="77777777" w:rsidR="003A6439" w:rsidRPr="00462DB7" w:rsidRDefault="003A6439" w:rsidP="003A6439">
      <w:pPr>
        <w:rPr>
          <w:rFonts w:ascii="Arial" w:hAnsi="Arial" w:cs="Arial"/>
        </w:rPr>
      </w:pPr>
    </w:p>
    <w:p w14:paraId="265FD377" w14:textId="77777777" w:rsidR="00CF572F" w:rsidRPr="00462DB7" w:rsidRDefault="00CF572F" w:rsidP="003A6439">
      <w:pPr>
        <w:rPr>
          <w:rFonts w:ascii="Arial" w:hAnsi="Arial" w:cs="Arial"/>
        </w:rPr>
      </w:pPr>
    </w:p>
    <w:p w14:paraId="7C239709" w14:textId="77777777" w:rsidR="00CF572F" w:rsidRPr="00462DB7" w:rsidRDefault="00CF572F" w:rsidP="003A6439">
      <w:pPr>
        <w:rPr>
          <w:rFonts w:ascii="Arial" w:hAnsi="Arial" w:cs="Arial"/>
        </w:rPr>
      </w:pPr>
    </w:p>
    <w:p w14:paraId="2B6D41A0" w14:textId="77777777" w:rsidR="003A6439" w:rsidRPr="00462DB7" w:rsidRDefault="003A6439" w:rsidP="003A6439">
      <w:pPr>
        <w:rPr>
          <w:rFonts w:ascii="Arial" w:hAnsi="Arial" w:cs="Arial"/>
        </w:rPr>
      </w:pPr>
    </w:p>
    <w:p w14:paraId="5775345C" w14:textId="77777777" w:rsidR="003A6439" w:rsidRPr="00462DB7" w:rsidRDefault="003A6439" w:rsidP="003A6439">
      <w:pPr>
        <w:rPr>
          <w:rFonts w:ascii="Arial" w:hAnsi="Arial" w:cs="Arial"/>
        </w:rPr>
      </w:pPr>
    </w:p>
    <w:p w14:paraId="64602EA8" w14:textId="77777777" w:rsidR="003A6439" w:rsidRPr="00462DB7" w:rsidRDefault="003A6439" w:rsidP="003A6439">
      <w:pPr>
        <w:rPr>
          <w:rFonts w:ascii="Arial" w:hAnsi="Arial" w:cs="Arial"/>
        </w:rPr>
      </w:pPr>
    </w:p>
    <w:p w14:paraId="71B91D42" w14:textId="77777777" w:rsidR="003A6439" w:rsidRPr="005560DB" w:rsidRDefault="003A6439" w:rsidP="003A6439">
      <w:pPr>
        <w:rPr>
          <w:rFonts w:ascii="Arial" w:hAnsi="Arial" w:cs="Arial"/>
        </w:rPr>
      </w:pPr>
    </w:p>
    <w:p w14:paraId="341C1C3A" w14:textId="69C45966" w:rsidR="00555F24" w:rsidRPr="00462DB7" w:rsidRDefault="00555F24" w:rsidP="00555F24">
      <w:pPr>
        <w:pStyle w:val="Kop1"/>
        <w:rPr>
          <w:rFonts w:ascii="Arial" w:hAnsi="Arial" w:cs="Arial"/>
        </w:rPr>
      </w:pPr>
      <w:bookmarkStart w:id="67" w:name="_Toc190095021"/>
      <w:r w:rsidRPr="00462DB7">
        <w:rPr>
          <w:rFonts w:ascii="Arial" w:hAnsi="Arial" w:cs="Arial"/>
        </w:rPr>
        <w:lastRenderedPageBreak/>
        <w:t>Organisatie en Communicatie</w:t>
      </w:r>
      <w:bookmarkEnd w:id="67"/>
    </w:p>
    <w:p w14:paraId="19CE0E81" w14:textId="110F295B" w:rsidR="0043741D" w:rsidRPr="00462DB7" w:rsidRDefault="00CA5560" w:rsidP="00555F24">
      <w:pPr>
        <w:jc w:val="left"/>
        <w:rPr>
          <w:rFonts w:ascii="Arial" w:hAnsi="Arial" w:cs="Arial"/>
        </w:rPr>
      </w:pPr>
      <w:r w:rsidRPr="00462DB7">
        <w:rPr>
          <w:rFonts w:ascii="Arial" w:hAnsi="Arial" w:cs="Arial"/>
        </w:rPr>
        <w:t>Binnen dit project zijn verschillende belanghebbenden betrokken. Zij hebben een rol in de ontwikkeling, het testen en de uiteindelijke toepassing van de datalogger. Dit hoofdstuk beschrijft wie deze stakeholders zijn en hoe de communicatie met hen wordt vormgegeven.</w:t>
      </w:r>
    </w:p>
    <w:p w14:paraId="0C71681D" w14:textId="77777777" w:rsidR="0043741D" w:rsidRPr="00462DB7" w:rsidRDefault="0043741D" w:rsidP="00555F24">
      <w:pPr>
        <w:jc w:val="left"/>
        <w:rPr>
          <w:rFonts w:ascii="Arial" w:hAnsi="Arial" w:cs="Arial"/>
        </w:rPr>
      </w:pPr>
    </w:p>
    <w:p w14:paraId="38E3B9BC" w14:textId="1D932F4C" w:rsidR="0044564F" w:rsidRPr="00462DB7" w:rsidRDefault="00555F24" w:rsidP="00DC69B5">
      <w:pPr>
        <w:pStyle w:val="Geenafstand"/>
        <w:rPr>
          <w:rFonts w:eastAsiaTheme="minorHAnsi" w:cs="Arial"/>
        </w:rPr>
      </w:pPr>
      <w:bookmarkStart w:id="68" w:name="_Toc190095022"/>
      <w:r w:rsidRPr="00462DB7">
        <w:rPr>
          <w:rStyle w:val="Kop2Char"/>
          <w:rFonts w:ascii="Arial" w:hAnsi="Arial" w:cs="Arial"/>
        </w:rPr>
        <w:t>6.1 Stakeholderanalyse</w:t>
      </w:r>
      <w:bookmarkEnd w:id="68"/>
      <w:r w:rsidRPr="00462DB7">
        <w:rPr>
          <w:rFonts w:cs="Arial"/>
        </w:rPr>
        <w:br/>
        <w:t>M</w:t>
      </w:r>
      <w:r w:rsidR="0044564F" w:rsidRPr="00462DB7">
        <w:rPr>
          <w:rFonts w:eastAsiaTheme="minorHAnsi" w:cs="Arial"/>
        </w:rPr>
        <w:t>en stakeholderanalyse helpt om te bepalen welke partijen belang hebben bij dit project en in welke mate zij invloed uitoefenen. De rollen van stakeholders kunnen worden onderverdeeld in vier categorieën:</w:t>
      </w:r>
    </w:p>
    <w:p w14:paraId="2AACC3D8" w14:textId="77777777" w:rsidR="009158BF" w:rsidRPr="00462DB7" w:rsidRDefault="0044564F" w:rsidP="00DC69B5">
      <w:pPr>
        <w:pStyle w:val="Geenafstand"/>
        <w:numPr>
          <w:ilvl w:val="0"/>
          <w:numId w:val="26"/>
        </w:numPr>
        <w:rPr>
          <w:rFonts w:cs="Arial"/>
        </w:rPr>
      </w:pPr>
      <w:r w:rsidRPr="00462DB7">
        <w:rPr>
          <w:rFonts w:eastAsiaTheme="majorEastAsia" w:cs="Arial"/>
          <w:b/>
          <w:bCs/>
        </w:rPr>
        <w:t>Toeschouwer</w:t>
      </w:r>
      <w:r w:rsidRPr="00462DB7">
        <w:rPr>
          <w:rFonts w:cs="Arial"/>
        </w:rPr>
        <w:t>: Heeft weinig invloed, maar wordt op de hoogte gehouden.</w:t>
      </w:r>
    </w:p>
    <w:p w14:paraId="0F5CDAF6" w14:textId="77777777" w:rsidR="009158BF" w:rsidRPr="00462DB7" w:rsidRDefault="0044564F" w:rsidP="00DC69B5">
      <w:pPr>
        <w:pStyle w:val="Geenafstand"/>
        <w:numPr>
          <w:ilvl w:val="0"/>
          <w:numId w:val="26"/>
        </w:numPr>
        <w:rPr>
          <w:rFonts w:cs="Arial"/>
        </w:rPr>
      </w:pPr>
      <w:r w:rsidRPr="00462DB7">
        <w:rPr>
          <w:rFonts w:eastAsiaTheme="majorEastAsia" w:cs="Arial"/>
          <w:b/>
          <w:bCs/>
        </w:rPr>
        <w:t>Geïnteresseerde</w:t>
      </w:r>
      <w:r w:rsidRPr="00462DB7">
        <w:rPr>
          <w:rFonts w:cs="Arial"/>
        </w:rPr>
        <w:t>: Heeft belang bij de uitkomst van het project, maar geen directe invloed.</w:t>
      </w:r>
    </w:p>
    <w:p w14:paraId="072991A2" w14:textId="77777777" w:rsidR="009158BF" w:rsidRPr="00462DB7" w:rsidRDefault="0044564F" w:rsidP="00DC69B5">
      <w:pPr>
        <w:pStyle w:val="Geenafstand"/>
        <w:numPr>
          <w:ilvl w:val="0"/>
          <w:numId w:val="26"/>
        </w:numPr>
        <w:rPr>
          <w:rFonts w:cs="Arial"/>
        </w:rPr>
      </w:pPr>
      <w:r w:rsidRPr="00462DB7">
        <w:rPr>
          <w:rFonts w:eastAsiaTheme="majorEastAsia" w:cs="Arial"/>
          <w:b/>
          <w:bCs/>
        </w:rPr>
        <w:t>Beïnvloeder</w:t>
      </w:r>
      <w:r w:rsidRPr="00462DB7">
        <w:rPr>
          <w:rFonts w:cs="Arial"/>
        </w:rPr>
        <w:t>: Kan de richting van het project bijsturen door advies of eisen.</w:t>
      </w:r>
    </w:p>
    <w:p w14:paraId="74AAD5FE" w14:textId="1D05EB88" w:rsidR="0044564F" w:rsidRPr="00462DB7" w:rsidRDefault="0044564F" w:rsidP="00DC69B5">
      <w:pPr>
        <w:pStyle w:val="Geenafstand"/>
        <w:numPr>
          <w:ilvl w:val="0"/>
          <w:numId w:val="26"/>
        </w:numPr>
        <w:rPr>
          <w:rFonts w:cs="Arial"/>
        </w:rPr>
      </w:pPr>
      <w:r w:rsidRPr="00462DB7">
        <w:rPr>
          <w:rFonts w:eastAsiaTheme="majorEastAsia" w:cs="Arial"/>
          <w:b/>
          <w:bCs/>
        </w:rPr>
        <w:t>Sleutelfiguur</w:t>
      </w:r>
      <w:r w:rsidRPr="00462DB7">
        <w:rPr>
          <w:rFonts w:cs="Arial"/>
        </w:rPr>
        <w:t>: Heeft zowel grote invloed als een groot belang in het project.</w:t>
      </w:r>
    </w:p>
    <w:p w14:paraId="3E4D56C4" w14:textId="77777777" w:rsidR="009659EB" w:rsidRPr="00462DB7" w:rsidRDefault="009659EB" w:rsidP="00DC69B5">
      <w:pPr>
        <w:pStyle w:val="Geenafstand"/>
        <w:rPr>
          <w:rFonts w:cs="Arial"/>
        </w:rPr>
      </w:pPr>
    </w:p>
    <w:p w14:paraId="3140D72D" w14:textId="6586526D" w:rsidR="0044564F" w:rsidRPr="00462DB7" w:rsidRDefault="0044564F" w:rsidP="009158BF">
      <w:pPr>
        <w:pStyle w:val="Geenafstand"/>
        <w:rPr>
          <w:rFonts w:cs="Arial"/>
        </w:rPr>
      </w:pPr>
      <w:r w:rsidRPr="00462DB7">
        <w:rPr>
          <w:rFonts w:cs="Arial"/>
        </w:rPr>
        <w:t xml:space="preserve">In </w:t>
      </w:r>
      <w:r w:rsidRPr="00462DB7">
        <w:rPr>
          <w:rFonts w:eastAsiaTheme="majorEastAsia" w:cs="Arial"/>
          <w:b/>
          <w:bCs/>
        </w:rPr>
        <w:t>Tabel 1</w:t>
      </w:r>
      <w:r w:rsidRPr="00462DB7">
        <w:rPr>
          <w:rFonts w:cs="Arial"/>
        </w:rPr>
        <w:t xml:space="preserve"> staat een overzicht van de betrokken stakeholders, hun functie en rol in het project.</w:t>
      </w:r>
    </w:p>
    <w:p w14:paraId="596A0715" w14:textId="77777777" w:rsidR="009158BF" w:rsidRPr="0044564F" w:rsidRDefault="009158BF" w:rsidP="009158BF">
      <w:pPr>
        <w:pStyle w:val="Geenafstand"/>
        <w:rPr>
          <w:rFonts w:cs="Arial"/>
        </w:rPr>
      </w:pP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1"/>
        <w:gridCol w:w="4105"/>
        <w:gridCol w:w="2350"/>
      </w:tblGrid>
      <w:tr w:rsidR="0044564F" w:rsidRPr="0044564F" w14:paraId="656E391F" w14:textId="77777777" w:rsidTr="005D7076">
        <w:trPr>
          <w:tblHeader/>
          <w:tblCellSpacing w:w="15" w:type="dxa"/>
        </w:trPr>
        <w:tc>
          <w:tcPr>
            <w:tcW w:w="0" w:type="auto"/>
            <w:shd w:val="clear" w:color="auto" w:fill="003461" w:themeFill="accent1" w:themeFillShade="BF"/>
            <w:vAlign w:val="center"/>
            <w:hideMark/>
          </w:tcPr>
          <w:p w14:paraId="1F8BB836" w14:textId="77777777" w:rsidR="0044564F" w:rsidRPr="0044564F" w:rsidRDefault="0044564F" w:rsidP="00F266C3">
            <w:pPr>
              <w:jc w:val="center"/>
              <w:rPr>
                <w:rFonts w:ascii="Arial" w:hAnsi="Arial" w:cs="Arial"/>
                <w:b/>
                <w:bCs/>
                <w:color w:val="FFFFFF" w:themeColor="background1"/>
              </w:rPr>
            </w:pPr>
            <w:r w:rsidRPr="0044564F">
              <w:rPr>
                <w:rFonts w:ascii="Arial" w:hAnsi="Arial" w:cs="Arial"/>
                <w:b/>
                <w:bCs/>
                <w:color w:val="FFFFFF" w:themeColor="background1"/>
              </w:rPr>
              <w:t>Persoon/Organisatie</w:t>
            </w:r>
          </w:p>
        </w:tc>
        <w:tc>
          <w:tcPr>
            <w:tcW w:w="0" w:type="auto"/>
            <w:shd w:val="clear" w:color="auto" w:fill="003461" w:themeFill="accent1" w:themeFillShade="BF"/>
            <w:vAlign w:val="center"/>
            <w:hideMark/>
          </w:tcPr>
          <w:p w14:paraId="4E26A172" w14:textId="77777777" w:rsidR="0044564F" w:rsidRPr="0044564F" w:rsidRDefault="0044564F" w:rsidP="00F266C3">
            <w:pPr>
              <w:jc w:val="center"/>
              <w:rPr>
                <w:rFonts w:ascii="Arial" w:hAnsi="Arial" w:cs="Arial"/>
                <w:b/>
                <w:bCs/>
                <w:color w:val="FFFFFF" w:themeColor="background1"/>
              </w:rPr>
            </w:pPr>
            <w:r w:rsidRPr="0044564F">
              <w:rPr>
                <w:rFonts w:ascii="Arial" w:hAnsi="Arial" w:cs="Arial"/>
                <w:b/>
                <w:bCs/>
                <w:color w:val="FFFFFF" w:themeColor="background1"/>
              </w:rPr>
              <w:t>Functie</w:t>
            </w:r>
          </w:p>
        </w:tc>
        <w:tc>
          <w:tcPr>
            <w:tcW w:w="2305" w:type="dxa"/>
            <w:shd w:val="clear" w:color="auto" w:fill="003461" w:themeFill="accent1" w:themeFillShade="BF"/>
            <w:vAlign w:val="center"/>
            <w:hideMark/>
          </w:tcPr>
          <w:p w14:paraId="3B0C643D" w14:textId="77777777" w:rsidR="0044564F" w:rsidRPr="0044564F" w:rsidRDefault="0044564F" w:rsidP="00F266C3">
            <w:pPr>
              <w:jc w:val="center"/>
              <w:rPr>
                <w:rFonts w:ascii="Arial" w:hAnsi="Arial" w:cs="Arial"/>
                <w:b/>
                <w:bCs/>
                <w:color w:val="FFFFFF" w:themeColor="background1"/>
              </w:rPr>
            </w:pPr>
            <w:r w:rsidRPr="0044564F">
              <w:rPr>
                <w:rFonts w:ascii="Arial" w:hAnsi="Arial" w:cs="Arial"/>
                <w:b/>
                <w:bCs/>
                <w:color w:val="FFFFFF" w:themeColor="background1"/>
              </w:rPr>
              <w:t>Rol</w:t>
            </w:r>
          </w:p>
        </w:tc>
      </w:tr>
      <w:tr w:rsidR="0044564F" w:rsidRPr="0044564F" w14:paraId="79CBF230" w14:textId="77777777" w:rsidTr="005D7076">
        <w:trPr>
          <w:tblCellSpacing w:w="15" w:type="dxa"/>
        </w:trPr>
        <w:tc>
          <w:tcPr>
            <w:tcW w:w="0" w:type="auto"/>
            <w:vAlign w:val="center"/>
            <w:hideMark/>
          </w:tcPr>
          <w:p w14:paraId="5092469B" w14:textId="3F2FEE89" w:rsidR="0044564F" w:rsidRPr="0044564F" w:rsidRDefault="006C4D1A" w:rsidP="0044564F">
            <w:pPr>
              <w:jc w:val="left"/>
              <w:rPr>
                <w:rFonts w:ascii="Arial" w:hAnsi="Arial" w:cs="Arial"/>
              </w:rPr>
            </w:pPr>
            <w:r w:rsidRPr="00462DB7">
              <w:rPr>
                <w:rFonts w:ascii="Arial" w:hAnsi="Arial" w:cs="Arial"/>
              </w:rPr>
              <w:t>Nikolai Lieshout</w:t>
            </w:r>
          </w:p>
        </w:tc>
        <w:tc>
          <w:tcPr>
            <w:tcW w:w="0" w:type="auto"/>
            <w:vAlign w:val="center"/>
            <w:hideMark/>
          </w:tcPr>
          <w:p w14:paraId="16AB9B2D" w14:textId="77777777" w:rsidR="0044564F" w:rsidRPr="0044564F" w:rsidRDefault="0044564F" w:rsidP="0044564F">
            <w:pPr>
              <w:jc w:val="left"/>
              <w:rPr>
                <w:rFonts w:ascii="Arial" w:hAnsi="Arial" w:cs="Arial"/>
              </w:rPr>
            </w:pPr>
            <w:r w:rsidRPr="0044564F">
              <w:rPr>
                <w:rFonts w:ascii="Arial" w:hAnsi="Arial" w:cs="Arial"/>
              </w:rPr>
              <w:t>Eindgebruiker van de datalogger</w:t>
            </w:r>
          </w:p>
        </w:tc>
        <w:tc>
          <w:tcPr>
            <w:tcW w:w="2305" w:type="dxa"/>
            <w:vAlign w:val="center"/>
            <w:hideMark/>
          </w:tcPr>
          <w:p w14:paraId="506CD248" w14:textId="7D3A00CE" w:rsidR="0044564F" w:rsidRPr="0044564F" w:rsidRDefault="0044564F" w:rsidP="0044564F">
            <w:pPr>
              <w:jc w:val="left"/>
              <w:rPr>
                <w:rFonts w:ascii="Arial" w:hAnsi="Arial" w:cs="Arial"/>
              </w:rPr>
            </w:pPr>
            <w:r w:rsidRPr="0044564F">
              <w:rPr>
                <w:rFonts w:ascii="Arial" w:hAnsi="Arial" w:cs="Arial"/>
              </w:rPr>
              <w:t>Sleutelfiguur</w:t>
            </w:r>
            <w:r w:rsidR="008F09C8" w:rsidRPr="00462DB7">
              <w:rPr>
                <w:rFonts w:ascii="Arial" w:hAnsi="Arial" w:cs="Arial"/>
              </w:rPr>
              <w:t>/ Beïnvloeder</w:t>
            </w:r>
          </w:p>
        </w:tc>
      </w:tr>
      <w:tr w:rsidR="0044564F" w:rsidRPr="0044564F" w14:paraId="13AF2554" w14:textId="77777777" w:rsidTr="005D7076">
        <w:trPr>
          <w:tblCellSpacing w:w="15" w:type="dxa"/>
        </w:trPr>
        <w:tc>
          <w:tcPr>
            <w:tcW w:w="0" w:type="auto"/>
            <w:vAlign w:val="center"/>
            <w:hideMark/>
          </w:tcPr>
          <w:p w14:paraId="20171A12" w14:textId="77777777" w:rsidR="0044564F" w:rsidRPr="0044564F" w:rsidRDefault="0044564F" w:rsidP="0044564F">
            <w:pPr>
              <w:jc w:val="left"/>
              <w:rPr>
                <w:rFonts w:ascii="Arial" w:hAnsi="Arial" w:cs="Arial"/>
              </w:rPr>
            </w:pPr>
            <w:r w:rsidRPr="0044564F">
              <w:rPr>
                <w:rFonts w:ascii="Arial" w:hAnsi="Arial" w:cs="Arial"/>
              </w:rPr>
              <w:t>Forensisch onderzoekers</w:t>
            </w:r>
          </w:p>
        </w:tc>
        <w:tc>
          <w:tcPr>
            <w:tcW w:w="0" w:type="auto"/>
            <w:vAlign w:val="center"/>
            <w:hideMark/>
          </w:tcPr>
          <w:p w14:paraId="314FD71E" w14:textId="77777777" w:rsidR="0044564F" w:rsidRPr="0044564F" w:rsidRDefault="0044564F" w:rsidP="0044564F">
            <w:pPr>
              <w:jc w:val="left"/>
              <w:rPr>
                <w:rFonts w:ascii="Arial" w:hAnsi="Arial" w:cs="Arial"/>
              </w:rPr>
            </w:pPr>
            <w:r w:rsidRPr="0044564F">
              <w:rPr>
                <w:rFonts w:ascii="Arial" w:hAnsi="Arial" w:cs="Arial"/>
              </w:rPr>
              <w:t>Gebruikers van de datalogger in het veld</w:t>
            </w:r>
          </w:p>
        </w:tc>
        <w:tc>
          <w:tcPr>
            <w:tcW w:w="2305" w:type="dxa"/>
            <w:vAlign w:val="center"/>
            <w:hideMark/>
          </w:tcPr>
          <w:p w14:paraId="5EFC64AD" w14:textId="77777777" w:rsidR="0044564F" w:rsidRPr="0044564F" w:rsidRDefault="0044564F" w:rsidP="0044564F">
            <w:pPr>
              <w:jc w:val="left"/>
              <w:rPr>
                <w:rFonts w:ascii="Arial" w:hAnsi="Arial" w:cs="Arial"/>
              </w:rPr>
            </w:pPr>
            <w:r w:rsidRPr="0044564F">
              <w:rPr>
                <w:rFonts w:ascii="Arial" w:hAnsi="Arial" w:cs="Arial"/>
              </w:rPr>
              <w:t>Geïnteresseerde</w:t>
            </w:r>
          </w:p>
        </w:tc>
      </w:tr>
      <w:tr w:rsidR="0044564F" w:rsidRPr="0044564F" w14:paraId="013D5EC9" w14:textId="77777777" w:rsidTr="005D7076">
        <w:trPr>
          <w:tblCellSpacing w:w="15" w:type="dxa"/>
        </w:trPr>
        <w:tc>
          <w:tcPr>
            <w:tcW w:w="0" w:type="auto"/>
            <w:vAlign w:val="center"/>
            <w:hideMark/>
          </w:tcPr>
          <w:p w14:paraId="4137D13F" w14:textId="4E72412A" w:rsidR="0044564F" w:rsidRPr="0044564F" w:rsidRDefault="006809E2" w:rsidP="0044564F">
            <w:pPr>
              <w:jc w:val="left"/>
              <w:rPr>
                <w:rFonts w:ascii="Arial" w:hAnsi="Arial" w:cs="Arial"/>
              </w:rPr>
            </w:pPr>
            <w:r w:rsidRPr="00462DB7">
              <w:rPr>
                <w:rFonts w:ascii="Arial" w:hAnsi="Arial" w:cs="Arial"/>
              </w:rPr>
              <w:t>Peter Bijl</w:t>
            </w:r>
          </w:p>
        </w:tc>
        <w:tc>
          <w:tcPr>
            <w:tcW w:w="0" w:type="auto"/>
            <w:vAlign w:val="center"/>
            <w:hideMark/>
          </w:tcPr>
          <w:p w14:paraId="15632D8A" w14:textId="62EFD2A5" w:rsidR="0044564F" w:rsidRPr="0044564F" w:rsidRDefault="006809E2" w:rsidP="0044564F">
            <w:pPr>
              <w:jc w:val="left"/>
              <w:rPr>
                <w:rFonts w:ascii="Arial" w:hAnsi="Arial" w:cs="Arial"/>
              </w:rPr>
            </w:pPr>
            <w:r w:rsidRPr="00462DB7">
              <w:rPr>
                <w:rFonts w:ascii="Arial" w:hAnsi="Arial" w:cs="Arial"/>
              </w:rPr>
              <w:t>Docentbegleider</w:t>
            </w:r>
          </w:p>
        </w:tc>
        <w:tc>
          <w:tcPr>
            <w:tcW w:w="2305" w:type="dxa"/>
            <w:vAlign w:val="center"/>
            <w:hideMark/>
          </w:tcPr>
          <w:p w14:paraId="18D6BDD5" w14:textId="77777777" w:rsidR="0044564F" w:rsidRPr="0044564F" w:rsidRDefault="0044564F" w:rsidP="0044564F">
            <w:pPr>
              <w:jc w:val="left"/>
              <w:rPr>
                <w:rFonts w:ascii="Arial" w:hAnsi="Arial" w:cs="Arial"/>
              </w:rPr>
            </w:pPr>
            <w:r w:rsidRPr="0044564F">
              <w:rPr>
                <w:rFonts w:ascii="Arial" w:hAnsi="Arial" w:cs="Arial"/>
              </w:rPr>
              <w:t>Toeschouwer</w:t>
            </w:r>
          </w:p>
        </w:tc>
      </w:tr>
      <w:tr w:rsidR="0044564F" w:rsidRPr="0044564F" w14:paraId="2A1FC084" w14:textId="77777777" w:rsidTr="005D7076">
        <w:trPr>
          <w:tblCellSpacing w:w="15" w:type="dxa"/>
        </w:trPr>
        <w:tc>
          <w:tcPr>
            <w:tcW w:w="0" w:type="auto"/>
            <w:vAlign w:val="center"/>
            <w:hideMark/>
          </w:tcPr>
          <w:p w14:paraId="2A6A06A9" w14:textId="4E185748" w:rsidR="0044564F" w:rsidRPr="0044564F" w:rsidRDefault="00967E1E" w:rsidP="0044564F">
            <w:pPr>
              <w:jc w:val="left"/>
              <w:rPr>
                <w:rFonts w:ascii="Arial" w:hAnsi="Arial" w:cs="Arial"/>
              </w:rPr>
            </w:pPr>
            <w:r w:rsidRPr="00462DB7">
              <w:rPr>
                <w:rFonts w:ascii="Arial" w:hAnsi="Arial" w:cs="Arial"/>
              </w:rPr>
              <w:t>Mark Bos</w:t>
            </w:r>
          </w:p>
        </w:tc>
        <w:tc>
          <w:tcPr>
            <w:tcW w:w="0" w:type="auto"/>
            <w:vAlign w:val="center"/>
            <w:hideMark/>
          </w:tcPr>
          <w:p w14:paraId="408E395E" w14:textId="76B4A38A" w:rsidR="0044564F" w:rsidRPr="0044564F" w:rsidRDefault="00967E1E" w:rsidP="0044564F">
            <w:pPr>
              <w:jc w:val="left"/>
              <w:rPr>
                <w:rFonts w:ascii="Arial" w:hAnsi="Arial" w:cs="Arial"/>
              </w:rPr>
            </w:pPr>
            <w:r w:rsidRPr="00462DB7">
              <w:rPr>
                <w:rFonts w:ascii="Arial" w:hAnsi="Arial" w:cs="Arial"/>
              </w:rPr>
              <w:t>Digitaal Rechercheur</w:t>
            </w:r>
          </w:p>
        </w:tc>
        <w:tc>
          <w:tcPr>
            <w:tcW w:w="2305" w:type="dxa"/>
            <w:vAlign w:val="center"/>
            <w:hideMark/>
          </w:tcPr>
          <w:p w14:paraId="2B3BA46D" w14:textId="2D0180C1" w:rsidR="0044564F" w:rsidRPr="0044564F" w:rsidRDefault="00817DCA" w:rsidP="0044564F">
            <w:pPr>
              <w:jc w:val="left"/>
              <w:rPr>
                <w:rFonts w:ascii="Arial" w:hAnsi="Arial" w:cs="Arial"/>
              </w:rPr>
            </w:pPr>
            <w:r w:rsidRPr="00462DB7">
              <w:rPr>
                <w:rFonts w:ascii="Arial" w:hAnsi="Arial" w:cs="Arial"/>
              </w:rPr>
              <w:t xml:space="preserve">Sleutelfiguur/ </w:t>
            </w:r>
            <w:r w:rsidR="0044564F" w:rsidRPr="0044564F">
              <w:rPr>
                <w:rFonts w:ascii="Arial" w:hAnsi="Arial" w:cs="Arial"/>
              </w:rPr>
              <w:t>Beïnvloeder</w:t>
            </w:r>
          </w:p>
        </w:tc>
      </w:tr>
      <w:tr w:rsidR="008D0340" w:rsidRPr="00462DB7" w14:paraId="05BD9313" w14:textId="77777777" w:rsidTr="005D7076">
        <w:trPr>
          <w:tblCellSpacing w:w="15" w:type="dxa"/>
        </w:trPr>
        <w:tc>
          <w:tcPr>
            <w:tcW w:w="0" w:type="auto"/>
            <w:vAlign w:val="center"/>
          </w:tcPr>
          <w:p w14:paraId="4080A30B" w14:textId="731A8041" w:rsidR="008D0340" w:rsidRPr="00462DB7" w:rsidRDefault="008D0340" w:rsidP="0044564F">
            <w:pPr>
              <w:jc w:val="left"/>
              <w:rPr>
                <w:rFonts w:ascii="Arial" w:hAnsi="Arial" w:cs="Arial"/>
              </w:rPr>
            </w:pPr>
            <w:r w:rsidRPr="00462DB7">
              <w:rPr>
                <w:rFonts w:ascii="Arial" w:hAnsi="Arial" w:cs="Arial"/>
              </w:rPr>
              <w:t>Aart Spek</w:t>
            </w:r>
          </w:p>
        </w:tc>
        <w:tc>
          <w:tcPr>
            <w:tcW w:w="0" w:type="auto"/>
            <w:vAlign w:val="center"/>
          </w:tcPr>
          <w:p w14:paraId="21FBB976" w14:textId="73C432AC" w:rsidR="008D0340" w:rsidRPr="00462DB7" w:rsidRDefault="008D0340" w:rsidP="0044564F">
            <w:pPr>
              <w:jc w:val="left"/>
              <w:rPr>
                <w:rFonts w:ascii="Arial" w:hAnsi="Arial" w:cs="Arial"/>
              </w:rPr>
            </w:pPr>
            <w:r w:rsidRPr="00462DB7">
              <w:rPr>
                <w:rFonts w:ascii="Arial" w:hAnsi="Arial" w:cs="Arial"/>
              </w:rPr>
              <w:t>Onderzoeker Nederlands Forensisch Insti</w:t>
            </w:r>
            <w:r w:rsidR="00790588" w:rsidRPr="00462DB7">
              <w:rPr>
                <w:rFonts w:ascii="Arial" w:hAnsi="Arial" w:cs="Arial"/>
              </w:rPr>
              <w:t>tuut</w:t>
            </w:r>
          </w:p>
        </w:tc>
        <w:tc>
          <w:tcPr>
            <w:tcW w:w="2305" w:type="dxa"/>
            <w:vAlign w:val="center"/>
          </w:tcPr>
          <w:p w14:paraId="51069CE3" w14:textId="6B5807F9" w:rsidR="008D0340" w:rsidRPr="00462DB7" w:rsidRDefault="00790588" w:rsidP="0044564F">
            <w:pPr>
              <w:jc w:val="left"/>
              <w:rPr>
                <w:rFonts w:ascii="Arial" w:hAnsi="Arial" w:cs="Arial"/>
              </w:rPr>
            </w:pPr>
            <w:r w:rsidRPr="00462DB7">
              <w:rPr>
                <w:rFonts w:ascii="Arial" w:hAnsi="Arial" w:cs="Arial"/>
              </w:rPr>
              <w:t>Geïnteresseerde</w:t>
            </w:r>
          </w:p>
        </w:tc>
      </w:tr>
      <w:tr w:rsidR="0044564F" w:rsidRPr="0044564F" w14:paraId="6F641DBE" w14:textId="77777777" w:rsidTr="005D7076">
        <w:trPr>
          <w:tblCellSpacing w:w="15" w:type="dxa"/>
        </w:trPr>
        <w:tc>
          <w:tcPr>
            <w:tcW w:w="0" w:type="auto"/>
            <w:vAlign w:val="center"/>
            <w:hideMark/>
          </w:tcPr>
          <w:p w14:paraId="1F295668" w14:textId="73B208AC" w:rsidR="0044564F" w:rsidRPr="0044564F" w:rsidRDefault="0044564F" w:rsidP="0044564F">
            <w:pPr>
              <w:jc w:val="left"/>
              <w:rPr>
                <w:rFonts w:ascii="Arial" w:hAnsi="Arial" w:cs="Arial"/>
              </w:rPr>
            </w:pPr>
            <w:r w:rsidRPr="0044564F">
              <w:rPr>
                <w:rFonts w:ascii="Arial" w:hAnsi="Arial" w:cs="Arial"/>
              </w:rPr>
              <w:t>Softwareontwikkelaar</w:t>
            </w:r>
            <w:r w:rsidR="0004783D" w:rsidRPr="00462DB7">
              <w:rPr>
                <w:rFonts w:ascii="Arial" w:hAnsi="Arial" w:cs="Arial"/>
              </w:rPr>
              <w:t xml:space="preserve"> (ik)</w:t>
            </w:r>
          </w:p>
        </w:tc>
        <w:tc>
          <w:tcPr>
            <w:tcW w:w="0" w:type="auto"/>
            <w:vAlign w:val="center"/>
            <w:hideMark/>
          </w:tcPr>
          <w:p w14:paraId="0FE48E14" w14:textId="77777777" w:rsidR="0044564F" w:rsidRPr="0044564F" w:rsidRDefault="0044564F" w:rsidP="0044564F">
            <w:pPr>
              <w:jc w:val="left"/>
              <w:rPr>
                <w:rFonts w:ascii="Arial" w:hAnsi="Arial" w:cs="Arial"/>
              </w:rPr>
            </w:pPr>
            <w:r w:rsidRPr="0044564F">
              <w:rPr>
                <w:rFonts w:ascii="Arial" w:hAnsi="Arial" w:cs="Arial"/>
              </w:rPr>
              <w:t>Ontwerper en bouwer van het systeem</w:t>
            </w:r>
          </w:p>
        </w:tc>
        <w:tc>
          <w:tcPr>
            <w:tcW w:w="2305" w:type="dxa"/>
            <w:vAlign w:val="center"/>
            <w:hideMark/>
          </w:tcPr>
          <w:p w14:paraId="4E2B54E1" w14:textId="77777777" w:rsidR="0044564F" w:rsidRPr="0044564F" w:rsidRDefault="0044564F" w:rsidP="009158BF">
            <w:pPr>
              <w:keepNext/>
              <w:jc w:val="left"/>
              <w:rPr>
                <w:rFonts w:ascii="Arial" w:hAnsi="Arial" w:cs="Arial"/>
              </w:rPr>
            </w:pPr>
            <w:r w:rsidRPr="0044564F">
              <w:rPr>
                <w:rFonts w:ascii="Arial" w:hAnsi="Arial" w:cs="Arial"/>
              </w:rPr>
              <w:t>Sleutelfiguur</w:t>
            </w:r>
          </w:p>
        </w:tc>
      </w:tr>
    </w:tbl>
    <w:p w14:paraId="0BCD82CD" w14:textId="49F37605" w:rsidR="00572540" w:rsidRPr="00462DB7" w:rsidRDefault="009158BF" w:rsidP="009158BF">
      <w:pPr>
        <w:pStyle w:val="Bijschrift"/>
        <w:rPr>
          <w:rFonts w:ascii="Arial" w:hAnsi="Arial" w:cs="Arial"/>
          <w:b w:val="0"/>
          <w:bCs w:val="0"/>
          <w:sz w:val="16"/>
          <w:szCs w:val="16"/>
        </w:rPr>
      </w:pPr>
      <w:r w:rsidRPr="00462DB7">
        <w:rPr>
          <w:rFonts w:ascii="Arial" w:hAnsi="Arial" w:cs="Arial"/>
          <w:sz w:val="16"/>
          <w:szCs w:val="16"/>
        </w:rPr>
        <w:t xml:space="preserve">Tabel </w:t>
      </w:r>
      <w:r w:rsidRPr="00462DB7">
        <w:rPr>
          <w:rFonts w:ascii="Arial" w:hAnsi="Arial" w:cs="Arial"/>
          <w:sz w:val="16"/>
          <w:szCs w:val="16"/>
        </w:rPr>
        <w:fldChar w:fldCharType="begin"/>
      </w:r>
      <w:r w:rsidRPr="00462DB7">
        <w:rPr>
          <w:rFonts w:ascii="Arial" w:hAnsi="Arial" w:cs="Arial"/>
          <w:sz w:val="16"/>
          <w:szCs w:val="16"/>
        </w:rPr>
        <w:instrText xml:space="preserve"> SEQ Tabel \* ARABIC </w:instrText>
      </w:r>
      <w:r w:rsidRPr="00462DB7">
        <w:rPr>
          <w:rFonts w:ascii="Arial" w:hAnsi="Arial" w:cs="Arial"/>
          <w:sz w:val="16"/>
          <w:szCs w:val="16"/>
        </w:rPr>
        <w:fldChar w:fldCharType="separate"/>
      </w:r>
      <w:r w:rsidR="00DE12CE" w:rsidRPr="00462DB7">
        <w:rPr>
          <w:rFonts w:ascii="Arial" w:hAnsi="Arial" w:cs="Arial"/>
          <w:noProof/>
          <w:sz w:val="16"/>
          <w:szCs w:val="16"/>
        </w:rPr>
        <w:t>4</w:t>
      </w:r>
      <w:r w:rsidRPr="00462DB7">
        <w:rPr>
          <w:rFonts w:ascii="Arial" w:hAnsi="Arial" w:cs="Arial"/>
          <w:sz w:val="16"/>
          <w:szCs w:val="16"/>
        </w:rPr>
        <w:fldChar w:fldCharType="end"/>
      </w:r>
      <w:r w:rsidRPr="00462DB7">
        <w:rPr>
          <w:rFonts w:ascii="Arial" w:hAnsi="Arial" w:cs="Arial"/>
          <w:sz w:val="16"/>
          <w:szCs w:val="16"/>
        </w:rPr>
        <w:t xml:space="preserve">: </w:t>
      </w:r>
      <w:r w:rsidRPr="0044564F">
        <w:rPr>
          <w:rFonts w:ascii="Arial" w:eastAsiaTheme="majorEastAsia" w:hAnsi="Arial" w:cs="Arial"/>
          <w:b w:val="0"/>
          <w:bCs w:val="0"/>
          <w:sz w:val="16"/>
          <w:szCs w:val="16"/>
        </w:rPr>
        <w:t>Rolverdeling stakeholders</w:t>
      </w:r>
    </w:p>
    <w:p w14:paraId="6ED5F257" w14:textId="0CFC8844" w:rsidR="0044564F" w:rsidRPr="00462DB7" w:rsidRDefault="0044564F" w:rsidP="00DC69B5">
      <w:pPr>
        <w:pStyle w:val="Kop2"/>
        <w:numPr>
          <w:ilvl w:val="1"/>
          <w:numId w:val="25"/>
        </w:numPr>
        <w:rPr>
          <w:rFonts w:ascii="Arial" w:hAnsi="Arial" w:cs="Arial"/>
        </w:rPr>
      </w:pPr>
      <w:bookmarkStart w:id="69" w:name="_Toc190095023"/>
      <w:r w:rsidRPr="00462DB7">
        <w:rPr>
          <w:rFonts w:ascii="Arial" w:hAnsi="Arial" w:cs="Arial"/>
        </w:rPr>
        <w:t>Communicatie</w:t>
      </w:r>
      <w:bookmarkEnd w:id="69"/>
    </w:p>
    <w:p w14:paraId="20BED83D" w14:textId="77777777" w:rsidR="0044564F" w:rsidRPr="0044564F" w:rsidRDefault="0044564F" w:rsidP="0044564F">
      <w:pPr>
        <w:jc w:val="left"/>
        <w:rPr>
          <w:rFonts w:ascii="Arial" w:hAnsi="Arial" w:cs="Arial"/>
        </w:rPr>
      </w:pPr>
      <w:r w:rsidRPr="0044564F">
        <w:rPr>
          <w:rFonts w:ascii="Arial" w:hAnsi="Arial" w:cs="Arial"/>
        </w:rPr>
        <w:t>Een effectieve communicatie tussen de stakeholders is essentieel voor een succesvolle uitvoering van het project. De volgende communicatiemethoden worden gehanteerd:</w:t>
      </w:r>
    </w:p>
    <w:p w14:paraId="547A4D89" w14:textId="77777777" w:rsidR="0044564F" w:rsidRPr="0044564F" w:rsidRDefault="0044564F" w:rsidP="0044564F">
      <w:pPr>
        <w:numPr>
          <w:ilvl w:val="0"/>
          <w:numId w:val="24"/>
        </w:numPr>
        <w:jc w:val="left"/>
        <w:rPr>
          <w:rFonts w:ascii="Arial" w:hAnsi="Arial" w:cs="Arial"/>
        </w:rPr>
      </w:pPr>
      <w:r w:rsidRPr="0044564F">
        <w:rPr>
          <w:rFonts w:ascii="Arial" w:hAnsi="Arial" w:cs="Arial"/>
          <w:b/>
          <w:bCs/>
        </w:rPr>
        <w:t>Wekelijks overleg</w:t>
      </w:r>
      <w:r w:rsidRPr="0044564F">
        <w:rPr>
          <w:rFonts w:ascii="Arial" w:hAnsi="Arial" w:cs="Arial"/>
        </w:rPr>
        <w:t xml:space="preserve"> met de </w:t>
      </w:r>
      <w:commentRangeStart w:id="70"/>
      <w:r w:rsidRPr="0044564F">
        <w:rPr>
          <w:rFonts w:ascii="Arial" w:hAnsi="Arial" w:cs="Arial"/>
        </w:rPr>
        <w:t xml:space="preserve">opdrachtgever </w:t>
      </w:r>
      <w:commentRangeEnd w:id="70"/>
      <w:r w:rsidR="00B8788B">
        <w:rPr>
          <w:rStyle w:val="Verwijzingopmerking"/>
          <w:rFonts w:ascii="Arial" w:eastAsia="Times New Roman" w:hAnsi="Arial" w:cs="Times New Roman"/>
          <w:szCs w:val="20"/>
          <w:lang w:eastAsia="nl-NL"/>
        </w:rPr>
        <w:commentReference w:id="70"/>
      </w:r>
      <w:r w:rsidRPr="0044564F">
        <w:rPr>
          <w:rFonts w:ascii="Arial" w:hAnsi="Arial" w:cs="Arial"/>
        </w:rPr>
        <w:t>om de voortgang te bespreken en feedback te verwerken.</w:t>
      </w:r>
    </w:p>
    <w:p w14:paraId="72FD7581" w14:textId="0A916074" w:rsidR="0044564F" w:rsidRPr="0044564F" w:rsidRDefault="0044564F" w:rsidP="0044564F">
      <w:pPr>
        <w:numPr>
          <w:ilvl w:val="0"/>
          <w:numId w:val="24"/>
        </w:numPr>
        <w:jc w:val="left"/>
        <w:rPr>
          <w:rFonts w:ascii="Arial" w:hAnsi="Arial" w:cs="Arial"/>
        </w:rPr>
      </w:pPr>
      <w:r w:rsidRPr="0044564F">
        <w:rPr>
          <w:rFonts w:ascii="Arial" w:hAnsi="Arial" w:cs="Arial"/>
          <w:b/>
          <w:bCs/>
        </w:rPr>
        <w:t xml:space="preserve">Periodieke </w:t>
      </w:r>
      <w:r w:rsidR="007D2816" w:rsidRPr="00462DB7">
        <w:rPr>
          <w:rFonts w:ascii="Arial" w:hAnsi="Arial" w:cs="Arial"/>
          <w:b/>
          <w:bCs/>
        </w:rPr>
        <w:t xml:space="preserve">korte </w:t>
      </w:r>
      <w:r w:rsidRPr="0044564F">
        <w:rPr>
          <w:rFonts w:ascii="Arial" w:hAnsi="Arial" w:cs="Arial"/>
          <w:b/>
          <w:bCs/>
        </w:rPr>
        <w:t>rapportages</w:t>
      </w:r>
      <w:r w:rsidRPr="0044564F">
        <w:rPr>
          <w:rFonts w:ascii="Arial" w:hAnsi="Arial" w:cs="Arial"/>
        </w:rPr>
        <w:t xml:space="preserve"> aan de forensisch onderzoekers over testresultaten en functionaliteit.</w:t>
      </w:r>
    </w:p>
    <w:p w14:paraId="0091D5EC" w14:textId="5B3013DC" w:rsidR="0044564F" w:rsidRPr="0044564F" w:rsidRDefault="0044564F" w:rsidP="0044564F">
      <w:pPr>
        <w:numPr>
          <w:ilvl w:val="0"/>
          <w:numId w:val="24"/>
        </w:numPr>
        <w:jc w:val="left"/>
        <w:rPr>
          <w:rFonts w:ascii="Arial" w:hAnsi="Arial" w:cs="Arial"/>
        </w:rPr>
      </w:pPr>
      <w:r w:rsidRPr="0044564F">
        <w:rPr>
          <w:rFonts w:ascii="Arial" w:hAnsi="Arial" w:cs="Arial"/>
          <w:b/>
          <w:bCs/>
        </w:rPr>
        <w:t>Begeleidingsgesprekken</w:t>
      </w:r>
      <w:r w:rsidRPr="0044564F">
        <w:rPr>
          <w:rFonts w:ascii="Arial" w:hAnsi="Arial" w:cs="Arial"/>
        </w:rPr>
        <w:t xml:space="preserve"> met de docent om</w:t>
      </w:r>
      <w:r w:rsidR="00F00BB2" w:rsidRPr="00462DB7">
        <w:rPr>
          <w:rFonts w:ascii="Arial" w:hAnsi="Arial" w:cs="Arial"/>
        </w:rPr>
        <w:t xml:space="preserve"> de afstudeer</w:t>
      </w:r>
      <w:r w:rsidRPr="0044564F">
        <w:rPr>
          <w:rFonts w:ascii="Arial" w:hAnsi="Arial" w:cs="Arial"/>
        </w:rPr>
        <w:t>eisen te bewaken (bijv. eens per drie weken).</w:t>
      </w:r>
    </w:p>
    <w:p w14:paraId="75C85C2E" w14:textId="77777777" w:rsidR="0044564F" w:rsidRPr="00462DB7" w:rsidRDefault="0044564F" w:rsidP="0044564F">
      <w:pPr>
        <w:numPr>
          <w:ilvl w:val="0"/>
          <w:numId w:val="24"/>
        </w:numPr>
        <w:jc w:val="left"/>
        <w:rPr>
          <w:rFonts w:ascii="Arial" w:hAnsi="Arial" w:cs="Arial"/>
        </w:rPr>
      </w:pPr>
      <w:r w:rsidRPr="0044564F">
        <w:rPr>
          <w:rFonts w:ascii="Arial" w:hAnsi="Arial" w:cs="Arial"/>
          <w:b/>
          <w:bCs/>
        </w:rPr>
        <w:t>Ad-hoc communicatie</w:t>
      </w:r>
      <w:r w:rsidRPr="0044564F">
        <w:rPr>
          <w:rFonts w:ascii="Arial" w:hAnsi="Arial" w:cs="Arial"/>
        </w:rPr>
        <w:t xml:space="preserve"> met </w:t>
      </w:r>
      <w:commentRangeStart w:id="71"/>
      <w:r w:rsidRPr="0044564F">
        <w:rPr>
          <w:rFonts w:ascii="Arial" w:hAnsi="Arial" w:cs="Arial"/>
        </w:rPr>
        <w:t>hardware- en software-experts</w:t>
      </w:r>
      <w:commentRangeEnd w:id="71"/>
      <w:r w:rsidR="00B8788B">
        <w:rPr>
          <w:rStyle w:val="Verwijzingopmerking"/>
          <w:rFonts w:ascii="Arial" w:eastAsia="Times New Roman" w:hAnsi="Arial" w:cs="Times New Roman"/>
          <w:szCs w:val="20"/>
          <w:lang w:eastAsia="nl-NL"/>
        </w:rPr>
        <w:commentReference w:id="71"/>
      </w:r>
      <w:r w:rsidRPr="0044564F">
        <w:rPr>
          <w:rFonts w:ascii="Arial" w:hAnsi="Arial" w:cs="Arial"/>
        </w:rPr>
        <w:t xml:space="preserve"> via e-mail of Teams bij technische vraagstukken.</w:t>
      </w:r>
    </w:p>
    <w:p w14:paraId="2C18B275" w14:textId="77777777" w:rsidR="005C02FE" w:rsidRPr="0044564F" w:rsidRDefault="005C02FE" w:rsidP="005C02FE">
      <w:pPr>
        <w:ind w:left="360"/>
        <w:jc w:val="left"/>
        <w:rPr>
          <w:rFonts w:ascii="Arial" w:hAnsi="Arial" w:cs="Arial"/>
        </w:rPr>
      </w:pPr>
    </w:p>
    <w:p w14:paraId="22853950" w14:textId="77777777" w:rsidR="0044564F" w:rsidRPr="0044564F" w:rsidRDefault="0044564F" w:rsidP="0044564F">
      <w:pPr>
        <w:jc w:val="left"/>
        <w:rPr>
          <w:rFonts w:ascii="Arial" w:hAnsi="Arial" w:cs="Arial"/>
        </w:rPr>
      </w:pPr>
      <w:r w:rsidRPr="0044564F">
        <w:rPr>
          <w:rFonts w:ascii="Arial" w:hAnsi="Arial" w:cs="Arial"/>
        </w:rPr>
        <w:t>Door deze aanpak blijven alle betrokkenen goed geïnformeerd en kan het project efficiënt verlopen.</w:t>
      </w:r>
    </w:p>
    <w:p w14:paraId="73AC4203" w14:textId="2793E95A" w:rsidR="005C02FE" w:rsidRPr="00462DB7" w:rsidRDefault="005C02FE" w:rsidP="00555F24">
      <w:pPr>
        <w:jc w:val="left"/>
        <w:rPr>
          <w:rFonts w:ascii="Arial" w:hAnsi="Arial" w:cs="Arial"/>
        </w:rPr>
      </w:pPr>
    </w:p>
    <w:p w14:paraId="778F801B" w14:textId="77777777" w:rsidR="005C02FE" w:rsidRPr="00462DB7" w:rsidRDefault="005C02FE" w:rsidP="00555F24">
      <w:pPr>
        <w:jc w:val="left"/>
        <w:rPr>
          <w:rFonts w:ascii="Arial" w:hAnsi="Arial" w:cs="Arial"/>
        </w:rPr>
      </w:pPr>
    </w:p>
    <w:p w14:paraId="472CB81D" w14:textId="77777777" w:rsidR="005C02FE" w:rsidRPr="00462DB7" w:rsidRDefault="005C02FE" w:rsidP="00555F24">
      <w:pPr>
        <w:jc w:val="left"/>
        <w:rPr>
          <w:rFonts w:ascii="Arial" w:hAnsi="Arial" w:cs="Arial"/>
        </w:rPr>
      </w:pPr>
    </w:p>
    <w:p w14:paraId="4AD9C0A6" w14:textId="77777777" w:rsidR="005C02FE" w:rsidRPr="00462DB7" w:rsidRDefault="005C02FE" w:rsidP="00555F24">
      <w:pPr>
        <w:jc w:val="left"/>
        <w:rPr>
          <w:rFonts w:ascii="Arial" w:hAnsi="Arial" w:cs="Arial"/>
        </w:rPr>
      </w:pPr>
    </w:p>
    <w:p w14:paraId="58209A5D" w14:textId="77777777" w:rsidR="005C02FE" w:rsidRPr="00462DB7" w:rsidRDefault="005C02FE" w:rsidP="00555F24">
      <w:pPr>
        <w:jc w:val="left"/>
        <w:rPr>
          <w:rFonts w:ascii="Arial" w:hAnsi="Arial" w:cs="Arial"/>
        </w:rPr>
      </w:pPr>
    </w:p>
    <w:p w14:paraId="18EC44AF" w14:textId="77777777" w:rsidR="005C02FE" w:rsidRPr="00462DB7" w:rsidRDefault="005C02FE" w:rsidP="00555F24">
      <w:pPr>
        <w:jc w:val="left"/>
        <w:rPr>
          <w:rFonts w:ascii="Arial" w:hAnsi="Arial" w:cs="Arial"/>
        </w:rPr>
      </w:pPr>
    </w:p>
    <w:p w14:paraId="7EA85844" w14:textId="77777777" w:rsidR="005C02FE" w:rsidRPr="00462DB7" w:rsidRDefault="005C02FE" w:rsidP="00555F24">
      <w:pPr>
        <w:jc w:val="left"/>
        <w:rPr>
          <w:rFonts w:ascii="Arial" w:hAnsi="Arial" w:cs="Arial"/>
        </w:rPr>
      </w:pPr>
    </w:p>
    <w:p w14:paraId="45E42969" w14:textId="77777777" w:rsidR="005C02FE" w:rsidRPr="00462DB7" w:rsidRDefault="005C02FE" w:rsidP="00555F24">
      <w:pPr>
        <w:jc w:val="left"/>
        <w:rPr>
          <w:rFonts w:ascii="Arial" w:hAnsi="Arial" w:cs="Arial"/>
        </w:rPr>
      </w:pPr>
    </w:p>
    <w:p w14:paraId="19F1202E" w14:textId="77777777" w:rsidR="005C02FE" w:rsidRPr="00462DB7" w:rsidRDefault="005C02FE" w:rsidP="00555F24">
      <w:pPr>
        <w:jc w:val="left"/>
        <w:rPr>
          <w:rFonts w:ascii="Arial" w:hAnsi="Arial" w:cs="Arial"/>
        </w:rPr>
      </w:pPr>
    </w:p>
    <w:p w14:paraId="20D90B64" w14:textId="77777777" w:rsidR="005C02FE" w:rsidRPr="00462DB7" w:rsidRDefault="005C02FE" w:rsidP="00555F24">
      <w:pPr>
        <w:jc w:val="left"/>
        <w:rPr>
          <w:rFonts w:ascii="Arial" w:hAnsi="Arial" w:cs="Arial"/>
        </w:rPr>
      </w:pPr>
    </w:p>
    <w:p w14:paraId="4EBF6F5C" w14:textId="77777777" w:rsidR="005C02FE" w:rsidRPr="00462DB7" w:rsidRDefault="005C02FE" w:rsidP="00555F24">
      <w:pPr>
        <w:jc w:val="left"/>
        <w:rPr>
          <w:rFonts w:ascii="Arial" w:hAnsi="Arial" w:cs="Arial"/>
        </w:rPr>
      </w:pPr>
    </w:p>
    <w:p w14:paraId="60D5A9EB" w14:textId="77777777" w:rsidR="005C02FE" w:rsidRPr="00462DB7" w:rsidRDefault="005C02FE" w:rsidP="00555F24">
      <w:pPr>
        <w:jc w:val="left"/>
        <w:rPr>
          <w:rFonts w:ascii="Arial" w:hAnsi="Arial" w:cs="Arial"/>
        </w:rPr>
      </w:pPr>
    </w:p>
    <w:p w14:paraId="1C36DF7D" w14:textId="03C89989" w:rsidR="005C02FE" w:rsidRPr="00462DB7" w:rsidRDefault="008658B2" w:rsidP="00496172">
      <w:pPr>
        <w:pStyle w:val="Kop1"/>
        <w:rPr>
          <w:rStyle w:val="Kop2Char"/>
          <w:rFonts w:ascii="Arial" w:hAnsi="Arial" w:cs="Arial"/>
          <w:b/>
          <w:sz w:val="32"/>
          <w:szCs w:val="32"/>
        </w:rPr>
      </w:pPr>
      <w:bookmarkStart w:id="72" w:name="_Toc190095024"/>
      <w:r w:rsidRPr="00462DB7">
        <w:rPr>
          <w:rStyle w:val="Kop2Char"/>
          <w:rFonts w:ascii="Arial" w:hAnsi="Arial" w:cs="Arial"/>
          <w:b/>
          <w:sz w:val="32"/>
          <w:szCs w:val="32"/>
        </w:rPr>
        <w:lastRenderedPageBreak/>
        <w:t>Planning</w:t>
      </w:r>
      <w:bookmarkEnd w:id="72"/>
    </w:p>
    <w:p w14:paraId="03605D9C" w14:textId="6E30FE4A" w:rsidR="006A2336" w:rsidRPr="00462DB7" w:rsidRDefault="00555F24" w:rsidP="003216FF">
      <w:pPr>
        <w:pStyle w:val="Kop2"/>
        <w:jc w:val="left"/>
        <w:rPr>
          <w:rFonts w:ascii="Arial" w:hAnsi="Arial" w:cs="Arial"/>
        </w:rPr>
      </w:pPr>
      <w:bookmarkStart w:id="73" w:name="_Toc190095025"/>
      <w:r w:rsidRPr="00462DB7">
        <w:rPr>
          <w:rStyle w:val="Kop2Char"/>
          <w:rFonts w:ascii="Arial" w:hAnsi="Arial" w:cs="Arial"/>
          <w:b/>
        </w:rPr>
        <w:t>Tijdsplanning en Mijlpalen</w:t>
      </w:r>
      <w:bookmarkEnd w:id="73"/>
    </w:p>
    <w:p w14:paraId="753BCF87" w14:textId="77777777" w:rsidR="00887436" w:rsidRPr="00462DB7" w:rsidRDefault="006A2336" w:rsidP="00887436">
      <w:pPr>
        <w:rPr>
          <w:rFonts w:ascii="Arial" w:hAnsi="Arial" w:cs="Arial"/>
        </w:rPr>
      </w:pPr>
      <w:r w:rsidRPr="00462DB7">
        <w:rPr>
          <w:rFonts w:ascii="Arial" w:hAnsi="Arial" w:cs="Arial"/>
        </w:rPr>
        <w:t>E</w:t>
      </w:r>
      <w:r w:rsidR="00887436" w:rsidRPr="00462DB7">
        <w:rPr>
          <w:rFonts w:ascii="Arial" w:hAnsi="Arial" w:cs="Arial"/>
        </w:rPr>
        <w:t>en goed gestructureerde planning is essentieel voor het succesvol afronden van dit project. Tabel 5 geeft een overzicht van de verschillende fases, inclusief de start- en einddata van de activiteiten.</w:t>
      </w:r>
    </w:p>
    <w:p w14:paraId="129561BA" w14:textId="77777777" w:rsidR="00887436" w:rsidRPr="00887436" w:rsidRDefault="00887436" w:rsidP="00887436">
      <w:pPr>
        <w:jc w:val="left"/>
        <w:rPr>
          <w:rFonts w:ascii="Arial" w:hAnsi="Arial" w:cs="Arial"/>
        </w:rPr>
      </w:pPr>
      <w:r w:rsidRPr="00887436">
        <w:rPr>
          <w:rFonts w:ascii="Arial" w:hAnsi="Arial" w:cs="Arial"/>
        </w:rPr>
        <w:t>Deze planning dient als richtlijn en is niet leidend. Tegenvallers en uitlopende activiteiten zijn reëel, waardoor sommige onderdelen later kunnen starten dan gepland.</w:t>
      </w:r>
    </w:p>
    <w:p w14:paraId="587B1064" w14:textId="77777777" w:rsidR="00887436" w:rsidRPr="00462DB7" w:rsidRDefault="00887436" w:rsidP="00887436">
      <w:pPr>
        <w:jc w:val="left"/>
        <w:rPr>
          <w:rFonts w:ascii="Arial" w:hAnsi="Arial" w:cs="Arial"/>
        </w:rPr>
      </w:pPr>
    </w:p>
    <w:p w14:paraId="3B24D71C" w14:textId="6FF191B8" w:rsidR="00520EF2" w:rsidRPr="00462DB7" w:rsidRDefault="00887436" w:rsidP="00887436">
      <w:pPr>
        <w:jc w:val="left"/>
        <w:rPr>
          <w:rFonts w:ascii="Arial" w:hAnsi="Arial" w:cs="Arial"/>
        </w:rPr>
      </w:pPr>
      <w:r w:rsidRPr="00887436">
        <w:rPr>
          <w:rFonts w:ascii="Arial" w:hAnsi="Arial" w:cs="Arial"/>
        </w:rPr>
        <w:t>De afstudeerperiode start in week 0 op maandag 3 februari 2025 en eindigt op maandag 2 juni 2025, de uiterste inleverdatum voor de eindrapportage</w:t>
      </w:r>
      <w:r w:rsidR="004416CE" w:rsidRPr="00462DB7">
        <w:rPr>
          <w:rFonts w:ascii="Arial" w:hAnsi="Arial" w:cs="Arial"/>
        </w:rPr>
        <w:t xml:space="preserve">.   </w:t>
      </w:r>
      <w:r w:rsidR="00FE5036" w:rsidRPr="00462DB7">
        <w:rPr>
          <w:rFonts w:ascii="Arial" w:hAnsi="Arial" w:cs="Arial"/>
        </w:rPr>
        <w:t xml:space="preserve"> </w:t>
      </w:r>
      <w:r w:rsidR="005F7709" w:rsidRPr="00462DB7">
        <w:rPr>
          <w:rFonts w:ascii="Arial" w:hAnsi="Arial" w:cs="Arial"/>
        </w:rPr>
        <w:t xml:space="preserve"> </w:t>
      </w:r>
    </w:p>
    <w:p w14:paraId="7DAA0566" w14:textId="77777777" w:rsidR="001C4D62" w:rsidRPr="00462DB7" w:rsidRDefault="001C4D62" w:rsidP="00887436">
      <w:pPr>
        <w:jc w:val="left"/>
        <w:rPr>
          <w:rFonts w:ascii="Arial" w:hAnsi="Arial" w:cs="Arial"/>
        </w:rPr>
      </w:pPr>
    </w:p>
    <w:p w14:paraId="102EC113" w14:textId="2AA64DB2" w:rsidR="001C4D62" w:rsidRPr="00462DB7" w:rsidRDefault="001C4D62" w:rsidP="00887436">
      <w:pPr>
        <w:jc w:val="left"/>
        <w:rPr>
          <w:rFonts w:ascii="Arial" w:hAnsi="Arial" w:cs="Arial"/>
        </w:rPr>
      </w:pPr>
      <w:r w:rsidRPr="00462DB7">
        <w:rPr>
          <w:rFonts w:ascii="Arial" w:hAnsi="Arial" w:cs="Arial"/>
        </w:rPr>
        <w:object w:dxaOrig="22287" w:dyaOrig="3534" w14:anchorId="1B110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120pt" o:ole="">
            <v:imagedata r:id="rId19" o:title=""/>
          </v:shape>
          <o:OLEObject Type="Embed" ProgID="Excel.Sheet.12" ShapeID="_x0000_i1025" DrawAspect="Content" ObjectID="_1801399539" r:id="rId20"/>
        </w:object>
      </w:r>
    </w:p>
    <w:p w14:paraId="44A7CDB3" w14:textId="09D066C0" w:rsidR="003216FF" w:rsidRPr="00462DB7" w:rsidRDefault="003216FF" w:rsidP="003216FF">
      <w:pPr>
        <w:pStyle w:val="Bijschrift"/>
        <w:rPr>
          <w:rFonts w:ascii="Arial" w:hAnsi="Arial" w:cs="Arial"/>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Pr="00462DB7">
        <w:rPr>
          <w:rFonts w:ascii="Arial" w:hAnsi="Arial" w:cs="Arial"/>
          <w:noProof/>
        </w:rPr>
        <w:t>5</w:t>
      </w:r>
      <w:r w:rsidRPr="00462DB7">
        <w:rPr>
          <w:rFonts w:ascii="Arial" w:hAnsi="Arial" w:cs="Arial"/>
        </w:rPr>
        <w:fldChar w:fldCharType="end"/>
      </w:r>
      <w:r w:rsidRPr="00462DB7">
        <w:rPr>
          <w:rFonts w:ascii="Arial" w:hAnsi="Arial" w:cs="Arial"/>
        </w:rPr>
        <w:t xml:space="preserve">: </w:t>
      </w:r>
      <w:proofErr w:type="spellStart"/>
      <w:r w:rsidR="00897D0C" w:rsidRPr="00462DB7">
        <w:rPr>
          <w:rFonts w:ascii="Arial" w:hAnsi="Arial" w:cs="Arial"/>
          <w:b w:val="0"/>
          <w:bCs w:val="0"/>
        </w:rPr>
        <w:t>Gantt</w:t>
      </w:r>
      <w:proofErr w:type="spellEnd"/>
      <w:r w:rsidR="00897D0C" w:rsidRPr="00462DB7">
        <w:rPr>
          <w:rFonts w:ascii="Arial" w:hAnsi="Arial" w:cs="Arial"/>
          <w:b w:val="0"/>
          <w:bCs w:val="0"/>
        </w:rPr>
        <w:t xml:space="preserve"> Chart t</w:t>
      </w:r>
      <w:r w:rsidRPr="00462DB7">
        <w:rPr>
          <w:rFonts w:ascii="Arial" w:hAnsi="Arial" w:cs="Arial"/>
          <w:b w:val="0"/>
          <w:bCs w:val="0"/>
        </w:rPr>
        <w:t>ijdplanning.</w:t>
      </w:r>
    </w:p>
    <w:p w14:paraId="387E5BC1" w14:textId="55B58A7F" w:rsidR="006A2336" w:rsidRPr="00462DB7" w:rsidRDefault="006A2336" w:rsidP="006A2336">
      <w:pPr>
        <w:jc w:val="left"/>
        <w:rPr>
          <w:rFonts w:ascii="Arial" w:hAnsi="Arial" w:cs="Arial"/>
        </w:rPr>
      </w:pPr>
      <w:r w:rsidRPr="00462DB7">
        <w:rPr>
          <w:rFonts w:ascii="Arial" w:hAnsi="Arial" w:cs="Arial"/>
        </w:rPr>
        <w:br/>
        <w:t xml:space="preserve">De belangrijkste </w:t>
      </w:r>
      <w:r w:rsidRPr="00462DB7">
        <w:rPr>
          <w:rFonts w:ascii="Arial" w:hAnsi="Arial" w:cs="Arial"/>
          <w:bCs/>
        </w:rPr>
        <w:t>mijlpalen</w:t>
      </w:r>
      <w:r w:rsidRPr="00462DB7">
        <w:rPr>
          <w:rFonts w:ascii="Arial" w:hAnsi="Arial" w:cs="Arial"/>
        </w:rPr>
        <w:t xml:space="preserve"> in dit project zijn</w:t>
      </w:r>
      <w:r w:rsidR="0029204E" w:rsidRPr="00462DB7">
        <w:rPr>
          <w:rFonts w:ascii="Arial" w:hAnsi="Arial" w:cs="Arial"/>
        </w:rPr>
        <w:t xml:space="preserve"> (zie rode vlakken in tabel 5)</w:t>
      </w:r>
      <w:r w:rsidRPr="00462DB7">
        <w:rPr>
          <w:rFonts w:ascii="Arial" w:hAnsi="Arial" w:cs="Arial"/>
        </w:rPr>
        <w:t>:</w:t>
      </w:r>
    </w:p>
    <w:p w14:paraId="6292CB0F" w14:textId="1593BA3A" w:rsidR="006A2336" w:rsidRPr="006A2336" w:rsidRDefault="006A2336" w:rsidP="006A2336">
      <w:pPr>
        <w:numPr>
          <w:ilvl w:val="0"/>
          <w:numId w:val="27"/>
        </w:numPr>
        <w:jc w:val="left"/>
        <w:rPr>
          <w:rFonts w:ascii="Arial" w:hAnsi="Arial" w:cs="Arial"/>
        </w:rPr>
      </w:pPr>
      <w:r w:rsidRPr="006A2336">
        <w:rPr>
          <w:rFonts w:ascii="Arial" w:hAnsi="Arial" w:cs="Arial"/>
          <w:b/>
          <w:bCs/>
        </w:rPr>
        <w:t>Week 3</w:t>
      </w:r>
      <w:r w:rsidR="0065371A" w:rsidRPr="00462DB7">
        <w:rPr>
          <w:rFonts w:ascii="Arial" w:hAnsi="Arial" w:cs="Arial"/>
          <w:b/>
          <w:bCs/>
        </w:rPr>
        <w:t xml:space="preserve">, </w:t>
      </w:r>
      <w:r w:rsidR="00291D4D" w:rsidRPr="00462DB7">
        <w:rPr>
          <w:rFonts w:ascii="Arial" w:hAnsi="Arial" w:cs="Arial"/>
          <w:b/>
          <w:bCs/>
        </w:rPr>
        <w:t>uiterlijk</w:t>
      </w:r>
      <w:r w:rsidR="003F0529" w:rsidRPr="00462DB7">
        <w:rPr>
          <w:rFonts w:ascii="Arial" w:hAnsi="Arial" w:cs="Arial"/>
          <w:b/>
          <w:bCs/>
        </w:rPr>
        <w:t xml:space="preserve"> zondag 2 maart</w:t>
      </w:r>
      <w:r w:rsidRPr="006A2336">
        <w:rPr>
          <w:rFonts w:ascii="Arial" w:hAnsi="Arial" w:cs="Arial"/>
        </w:rPr>
        <w:t>: Afronding Plan van Aanpak</w:t>
      </w:r>
      <w:r w:rsidR="00D16B06" w:rsidRPr="00462DB7">
        <w:rPr>
          <w:rFonts w:ascii="Arial" w:hAnsi="Arial" w:cs="Arial"/>
        </w:rPr>
        <w:t>.</w:t>
      </w:r>
    </w:p>
    <w:p w14:paraId="3484F762" w14:textId="0C81B76B" w:rsidR="006A2336" w:rsidRPr="006A2336" w:rsidRDefault="006A2336" w:rsidP="006A2336">
      <w:pPr>
        <w:numPr>
          <w:ilvl w:val="0"/>
          <w:numId w:val="27"/>
        </w:numPr>
        <w:jc w:val="left"/>
        <w:rPr>
          <w:rFonts w:ascii="Arial" w:hAnsi="Arial" w:cs="Arial"/>
        </w:rPr>
      </w:pPr>
      <w:r w:rsidRPr="006A2336">
        <w:rPr>
          <w:rFonts w:ascii="Arial" w:hAnsi="Arial" w:cs="Arial"/>
          <w:b/>
          <w:bCs/>
        </w:rPr>
        <w:t>Week 6</w:t>
      </w:r>
      <w:r w:rsidR="003F0529" w:rsidRPr="00462DB7">
        <w:rPr>
          <w:rFonts w:ascii="Arial" w:hAnsi="Arial" w:cs="Arial"/>
          <w:b/>
          <w:bCs/>
        </w:rPr>
        <w:t xml:space="preserve">, </w:t>
      </w:r>
      <w:r w:rsidR="00291D4D" w:rsidRPr="00462DB7">
        <w:rPr>
          <w:rFonts w:ascii="Arial" w:hAnsi="Arial" w:cs="Arial"/>
          <w:b/>
          <w:bCs/>
        </w:rPr>
        <w:t xml:space="preserve">uiterlijk </w:t>
      </w:r>
      <w:r w:rsidR="003F0529" w:rsidRPr="00462DB7">
        <w:rPr>
          <w:rFonts w:ascii="Arial" w:hAnsi="Arial" w:cs="Arial"/>
          <w:b/>
          <w:bCs/>
        </w:rPr>
        <w:t>op zondag 2</w:t>
      </w:r>
      <w:r w:rsidR="007A5DD0" w:rsidRPr="00462DB7">
        <w:rPr>
          <w:rFonts w:ascii="Arial" w:hAnsi="Arial" w:cs="Arial"/>
          <w:b/>
          <w:bCs/>
        </w:rPr>
        <w:t>3</w:t>
      </w:r>
      <w:r w:rsidR="003F0529" w:rsidRPr="00462DB7">
        <w:rPr>
          <w:rFonts w:ascii="Arial" w:hAnsi="Arial" w:cs="Arial"/>
          <w:b/>
          <w:bCs/>
        </w:rPr>
        <w:t xml:space="preserve"> maart</w:t>
      </w:r>
      <w:r w:rsidRPr="006A2336">
        <w:rPr>
          <w:rFonts w:ascii="Arial" w:hAnsi="Arial" w:cs="Arial"/>
        </w:rPr>
        <w:t>: Eerste concept Functioneel Ontwerp</w:t>
      </w:r>
      <w:r w:rsidR="00D16B06" w:rsidRPr="00462DB7">
        <w:rPr>
          <w:rFonts w:ascii="Arial" w:hAnsi="Arial" w:cs="Arial"/>
        </w:rPr>
        <w:t>.</w:t>
      </w:r>
    </w:p>
    <w:p w14:paraId="6C134AE2" w14:textId="0D2974FE" w:rsidR="006A2336" w:rsidRPr="006A2336" w:rsidRDefault="006A2336" w:rsidP="006A2336">
      <w:pPr>
        <w:numPr>
          <w:ilvl w:val="0"/>
          <w:numId w:val="27"/>
        </w:numPr>
        <w:jc w:val="left"/>
        <w:rPr>
          <w:rFonts w:ascii="Arial" w:hAnsi="Arial" w:cs="Arial"/>
        </w:rPr>
      </w:pPr>
      <w:r w:rsidRPr="006A2336">
        <w:rPr>
          <w:rFonts w:ascii="Arial" w:hAnsi="Arial" w:cs="Arial"/>
          <w:b/>
          <w:bCs/>
        </w:rPr>
        <w:t>Week 10</w:t>
      </w:r>
      <w:r w:rsidR="007A5DD0" w:rsidRPr="00462DB7">
        <w:rPr>
          <w:rFonts w:ascii="Arial" w:hAnsi="Arial" w:cs="Arial"/>
          <w:b/>
          <w:bCs/>
        </w:rPr>
        <w:t xml:space="preserve">, </w:t>
      </w:r>
      <w:r w:rsidR="00291D4D" w:rsidRPr="00462DB7">
        <w:rPr>
          <w:rFonts w:ascii="Arial" w:hAnsi="Arial" w:cs="Arial"/>
          <w:b/>
          <w:bCs/>
        </w:rPr>
        <w:t xml:space="preserve">uiterlijk </w:t>
      </w:r>
      <w:r w:rsidR="007A5DD0" w:rsidRPr="00462DB7">
        <w:rPr>
          <w:rFonts w:ascii="Arial" w:hAnsi="Arial" w:cs="Arial"/>
          <w:b/>
          <w:bCs/>
        </w:rPr>
        <w:t>op zondag 20 april</w:t>
      </w:r>
      <w:r w:rsidRPr="006A2336">
        <w:rPr>
          <w:rFonts w:ascii="Arial" w:hAnsi="Arial" w:cs="Arial"/>
        </w:rPr>
        <w:t>: Prototype gereed voor eerste tests</w:t>
      </w:r>
      <w:r w:rsidR="00D16B06" w:rsidRPr="00462DB7">
        <w:rPr>
          <w:rFonts w:ascii="Arial" w:hAnsi="Arial" w:cs="Arial"/>
        </w:rPr>
        <w:t>.</w:t>
      </w:r>
    </w:p>
    <w:p w14:paraId="3B2CA99A" w14:textId="1BD8E532" w:rsidR="006A2336" w:rsidRPr="006A2336" w:rsidRDefault="006A2336" w:rsidP="006A2336">
      <w:pPr>
        <w:numPr>
          <w:ilvl w:val="0"/>
          <w:numId w:val="27"/>
        </w:numPr>
        <w:jc w:val="left"/>
        <w:rPr>
          <w:rFonts w:ascii="Arial" w:hAnsi="Arial" w:cs="Arial"/>
        </w:rPr>
      </w:pPr>
      <w:r w:rsidRPr="006A2336">
        <w:rPr>
          <w:rFonts w:ascii="Arial" w:hAnsi="Arial" w:cs="Arial"/>
          <w:b/>
          <w:bCs/>
        </w:rPr>
        <w:t>Week 1</w:t>
      </w:r>
      <w:r w:rsidR="00DD4A60" w:rsidRPr="00462DB7">
        <w:rPr>
          <w:rFonts w:ascii="Arial" w:hAnsi="Arial" w:cs="Arial"/>
          <w:b/>
          <w:bCs/>
        </w:rPr>
        <w:t>3</w:t>
      </w:r>
      <w:r w:rsidR="007A5DD0" w:rsidRPr="00462DB7">
        <w:rPr>
          <w:rFonts w:ascii="Arial" w:hAnsi="Arial" w:cs="Arial"/>
          <w:b/>
          <w:bCs/>
        </w:rPr>
        <w:t>,</w:t>
      </w:r>
      <w:r w:rsidR="00291D4D" w:rsidRPr="00462DB7">
        <w:rPr>
          <w:rFonts w:ascii="Arial" w:hAnsi="Arial" w:cs="Arial"/>
          <w:b/>
          <w:bCs/>
        </w:rPr>
        <w:t xml:space="preserve"> uiterlijk</w:t>
      </w:r>
      <w:r w:rsidR="007A5DD0" w:rsidRPr="00462DB7">
        <w:rPr>
          <w:rFonts w:ascii="Arial" w:hAnsi="Arial" w:cs="Arial"/>
          <w:b/>
          <w:bCs/>
        </w:rPr>
        <w:t xml:space="preserve"> op zondag </w:t>
      </w:r>
      <w:r w:rsidR="006241E1" w:rsidRPr="00462DB7">
        <w:rPr>
          <w:rFonts w:ascii="Arial" w:hAnsi="Arial" w:cs="Arial"/>
          <w:b/>
          <w:bCs/>
        </w:rPr>
        <w:t>1</w:t>
      </w:r>
      <w:r w:rsidR="00F775CE" w:rsidRPr="00462DB7">
        <w:rPr>
          <w:rFonts w:ascii="Arial" w:hAnsi="Arial" w:cs="Arial"/>
          <w:b/>
          <w:bCs/>
        </w:rPr>
        <w:t>1</w:t>
      </w:r>
      <w:r w:rsidR="006241E1" w:rsidRPr="00462DB7">
        <w:rPr>
          <w:rFonts w:ascii="Arial" w:hAnsi="Arial" w:cs="Arial"/>
          <w:b/>
          <w:bCs/>
        </w:rPr>
        <w:t xml:space="preserve"> mei</w:t>
      </w:r>
      <w:r w:rsidRPr="006A2336">
        <w:rPr>
          <w:rFonts w:ascii="Arial" w:hAnsi="Arial" w:cs="Arial"/>
        </w:rPr>
        <w:t>: Volledige testresultaten beschikbaar</w:t>
      </w:r>
      <w:r w:rsidR="00D16B06" w:rsidRPr="00462DB7">
        <w:rPr>
          <w:rFonts w:ascii="Arial" w:hAnsi="Arial" w:cs="Arial"/>
        </w:rPr>
        <w:t>.</w:t>
      </w:r>
    </w:p>
    <w:p w14:paraId="3B734932" w14:textId="7B0132B8" w:rsidR="006A2336" w:rsidRPr="006A2336" w:rsidRDefault="006A2336" w:rsidP="006A2336">
      <w:pPr>
        <w:numPr>
          <w:ilvl w:val="0"/>
          <w:numId w:val="27"/>
        </w:numPr>
        <w:jc w:val="left"/>
        <w:rPr>
          <w:rFonts w:ascii="Arial" w:hAnsi="Arial" w:cs="Arial"/>
        </w:rPr>
      </w:pPr>
      <w:r w:rsidRPr="006A2336">
        <w:rPr>
          <w:rFonts w:ascii="Arial" w:hAnsi="Arial" w:cs="Arial"/>
          <w:b/>
          <w:bCs/>
        </w:rPr>
        <w:t>Week 1</w:t>
      </w:r>
      <w:r w:rsidR="00291D4D" w:rsidRPr="00462DB7">
        <w:rPr>
          <w:rFonts w:ascii="Arial" w:hAnsi="Arial" w:cs="Arial"/>
          <w:b/>
          <w:bCs/>
        </w:rPr>
        <w:t>4</w:t>
      </w:r>
      <w:r w:rsidR="007A5DD0" w:rsidRPr="00462DB7">
        <w:rPr>
          <w:rFonts w:ascii="Arial" w:hAnsi="Arial" w:cs="Arial"/>
          <w:b/>
          <w:bCs/>
        </w:rPr>
        <w:t xml:space="preserve">, </w:t>
      </w:r>
      <w:r w:rsidR="00291D4D" w:rsidRPr="00462DB7">
        <w:rPr>
          <w:rFonts w:ascii="Arial" w:hAnsi="Arial" w:cs="Arial"/>
          <w:b/>
          <w:bCs/>
        </w:rPr>
        <w:t>uiterlijk</w:t>
      </w:r>
      <w:r w:rsidR="007A5DD0" w:rsidRPr="00462DB7">
        <w:rPr>
          <w:rFonts w:ascii="Arial" w:hAnsi="Arial" w:cs="Arial"/>
          <w:b/>
          <w:bCs/>
        </w:rPr>
        <w:t xml:space="preserve"> op zondag </w:t>
      </w:r>
      <w:r w:rsidR="00F775CE" w:rsidRPr="00462DB7">
        <w:rPr>
          <w:rFonts w:ascii="Arial" w:hAnsi="Arial" w:cs="Arial"/>
          <w:b/>
          <w:bCs/>
        </w:rPr>
        <w:t>18</w:t>
      </w:r>
      <w:r w:rsidR="007A5DD0" w:rsidRPr="00462DB7">
        <w:rPr>
          <w:rFonts w:ascii="Arial" w:hAnsi="Arial" w:cs="Arial"/>
          <w:b/>
          <w:bCs/>
        </w:rPr>
        <w:t xml:space="preserve"> m</w:t>
      </w:r>
      <w:r w:rsidR="00F775CE" w:rsidRPr="00462DB7">
        <w:rPr>
          <w:rFonts w:ascii="Arial" w:hAnsi="Arial" w:cs="Arial"/>
          <w:b/>
          <w:bCs/>
        </w:rPr>
        <w:t>ei</w:t>
      </w:r>
      <w:r w:rsidRPr="006A2336">
        <w:rPr>
          <w:rFonts w:ascii="Arial" w:hAnsi="Arial" w:cs="Arial"/>
        </w:rPr>
        <w:t>: Concept Eindrapport gereed</w:t>
      </w:r>
      <w:r w:rsidR="00D16B06" w:rsidRPr="00462DB7">
        <w:rPr>
          <w:rFonts w:ascii="Arial" w:hAnsi="Arial" w:cs="Arial"/>
        </w:rPr>
        <w:t>.</w:t>
      </w:r>
    </w:p>
    <w:p w14:paraId="50CBCB3F" w14:textId="05A26A1B" w:rsidR="006A2336" w:rsidRPr="00462DB7" w:rsidRDefault="006A2336" w:rsidP="006A2336">
      <w:pPr>
        <w:numPr>
          <w:ilvl w:val="0"/>
          <w:numId w:val="27"/>
        </w:numPr>
        <w:jc w:val="left"/>
        <w:rPr>
          <w:rFonts w:ascii="Arial" w:hAnsi="Arial" w:cs="Arial"/>
        </w:rPr>
      </w:pPr>
      <w:r w:rsidRPr="006A2336">
        <w:rPr>
          <w:rFonts w:ascii="Arial" w:hAnsi="Arial" w:cs="Arial"/>
          <w:b/>
          <w:bCs/>
        </w:rPr>
        <w:t>Week 1</w:t>
      </w:r>
      <w:r w:rsidR="00DD4A60" w:rsidRPr="00462DB7">
        <w:rPr>
          <w:rFonts w:ascii="Arial" w:hAnsi="Arial" w:cs="Arial"/>
          <w:b/>
          <w:bCs/>
        </w:rPr>
        <w:t>6</w:t>
      </w:r>
      <w:r w:rsidR="007A5DD0" w:rsidRPr="00462DB7">
        <w:rPr>
          <w:rFonts w:ascii="Arial" w:hAnsi="Arial" w:cs="Arial"/>
          <w:b/>
          <w:bCs/>
        </w:rPr>
        <w:t xml:space="preserve">, </w:t>
      </w:r>
      <w:r w:rsidR="00291D4D" w:rsidRPr="00462DB7">
        <w:rPr>
          <w:rFonts w:ascii="Arial" w:hAnsi="Arial" w:cs="Arial"/>
          <w:b/>
          <w:bCs/>
        </w:rPr>
        <w:t>uiterlijk</w:t>
      </w:r>
      <w:r w:rsidR="007A5DD0" w:rsidRPr="00462DB7">
        <w:rPr>
          <w:rFonts w:ascii="Arial" w:hAnsi="Arial" w:cs="Arial"/>
          <w:b/>
          <w:bCs/>
        </w:rPr>
        <w:t xml:space="preserve"> op </w:t>
      </w:r>
      <w:r w:rsidR="002E5A92" w:rsidRPr="00462DB7">
        <w:rPr>
          <w:rFonts w:ascii="Arial" w:hAnsi="Arial" w:cs="Arial"/>
          <w:b/>
          <w:bCs/>
        </w:rPr>
        <w:t>maandag</w:t>
      </w:r>
      <w:r w:rsidR="007A5DD0" w:rsidRPr="00462DB7">
        <w:rPr>
          <w:rFonts w:ascii="Arial" w:hAnsi="Arial" w:cs="Arial"/>
          <w:b/>
          <w:bCs/>
        </w:rPr>
        <w:t xml:space="preserve"> </w:t>
      </w:r>
      <w:r w:rsidR="002E5A92" w:rsidRPr="00462DB7">
        <w:rPr>
          <w:rFonts w:ascii="Arial" w:hAnsi="Arial" w:cs="Arial"/>
          <w:b/>
          <w:bCs/>
        </w:rPr>
        <w:t>2 juni</w:t>
      </w:r>
      <w:r w:rsidRPr="006A2336">
        <w:rPr>
          <w:rFonts w:ascii="Arial" w:hAnsi="Arial" w:cs="Arial"/>
        </w:rPr>
        <w:t xml:space="preserve">: Definitieve inlevering </w:t>
      </w:r>
      <w:r w:rsidR="00DD4A60" w:rsidRPr="00462DB7">
        <w:rPr>
          <w:rFonts w:ascii="Arial" w:hAnsi="Arial" w:cs="Arial"/>
        </w:rPr>
        <w:t>eindrapportage</w:t>
      </w:r>
      <w:r w:rsidR="00D16B06" w:rsidRPr="00462DB7">
        <w:rPr>
          <w:rFonts w:ascii="Arial" w:hAnsi="Arial" w:cs="Arial"/>
        </w:rPr>
        <w:t>.</w:t>
      </w:r>
    </w:p>
    <w:p w14:paraId="632C6EBB" w14:textId="54D89893" w:rsidR="008D7105" w:rsidRPr="00462DB7" w:rsidRDefault="008D7105" w:rsidP="008D7105">
      <w:pPr>
        <w:jc w:val="left"/>
        <w:rPr>
          <w:rFonts w:ascii="Arial" w:hAnsi="Arial" w:cs="Arial"/>
        </w:rPr>
      </w:pPr>
    </w:p>
    <w:p w14:paraId="2B9F48BD" w14:textId="672D8DF3" w:rsidR="000A1F0D" w:rsidRPr="00462DB7" w:rsidRDefault="000A1F0D" w:rsidP="000A1F0D">
      <w:pPr>
        <w:rPr>
          <w:rFonts w:ascii="Arial" w:hAnsi="Arial" w:cs="Arial"/>
        </w:rPr>
      </w:pPr>
      <w:r w:rsidRPr="00462DB7">
        <w:rPr>
          <w:rFonts w:ascii="Arial" w:hAnsi="Arial" w:cs="Arial"/>
        </w:rPr>
        <w:t>Omdat ik graag gericht naar deadlines toe werk, zijn mijlpalen in rood gemarkeerd. Zo is direct duidelijk wanneer een onderdeel afgerond moet zijn.</w:t>
      </w:r>
    </w:p>
    <w:p w14:paraId="5DBBD464" w14:textId="77777777" w:rsidR="000A1F0D" w:rsidRPr="00462DB7" w:rsidRDefault="000A1F0D" w:rsidP="000A1F0D">
      <w:pPr>
        <w:rPr>
          <w:rFonts w:ascii="Arial" w:hAnsi="Arial" w:cs="Arial"/>
        </w:rPr>
      </w:pPr>
    </w:p>
    <w:p w14:paraId="4BEF9CDF" w14:textId="506F591C" w:rsidR="008D7105" w:rsidRPr="00462DB7" w:rsidRDefault="000A1F0D" w:rsidP="008D7105">
      <w:pPr>
        <w:jc w:val="left"/>
        <w:rPr>
          <w:rFonts w:ascii="Arial" w:hAnsi="Arial" w:cs="Arial"/>
        </w:rPr>
      </w:pPr>
      <w:r w:rsidRPr="000A1F0D">
        <w:rPr>
          <w:rFonts w:ascii="Arial" w:hAnsi="Arial" w:cs="Arial"/>
        </w:rPr>
        <w:t xml:space="preserve">De deadline voor het eindrapport is maandag 2 juni 2025. Het conceptrapport dient uiterlijk zondag 18 mei gereed te zijn, zodat er tijd is </w:t>
      </w:r>
      <w:ins w:id="74" w:author="klp34552" w:date="2025-02-18T14:18:00Z">
        <w:r w:rsidR="0099177B">
          <w:rPr>
            <w:rFonts w:ascii="Arial" w:hAnsi="Arial" w:cs="Arial"/>
          </w:rPr>
          <w:t xml:space="preserve">voor optimalisatie en </w:t>
        </w:r>
      </w:ins>
      <w:del w:id="75" w:author="klp34552" w:date="2025-02-18T14:18:00Z">
        <w:r w:rsidRPr="000A1F0D" w:rsidDel="0099177B">
          <w:rPr>
            <w:rFonts w:ascii="Arial" w:hAnsi="Arial" w:cs="Arial"/>
          </w:rPr>
          <w:delText xml:space="preserve">om eventuele </w:delText>
        </w:r>
      </w:del>
      <w:r w:rsidRPr="000A1F0D">
        <w:rPr>
          <w:rFonts w:ascii="Arial" w:hAnsi="Arial" w:cs="Arial"/>
        </w:rPr>
        <w:t>feedback te verwerken.</w:t>
      </w:r>
      <w:r w:rsidR="00A17915" w:rsidRPr="00462DB7">
        <w:rPr>
          <w:rFonts w:ascii="Arial" w:hAnsi="Arial" w:cs="Arial"/>
        </w:rPr>
        <w:t xml:space="preserve"> </w:t>
      </w:r>
    </w:p>
    <w:p w14:paraId="70668988" w14:textId="77777777" w:rsidR="003542CE" w:rsidRPr="00462DB7" w:rsidRDefault="003542CE" w:rsidP="003542CE">
      <w:pPr>
        <w:pStyle w:val="Kop2"/>
        <w:jc w:val="left"/>
        <w:rPr>
          <w:rFonts w:ascii="Arial" w:hAnsi="Arial" w:cs="Arial"/>
        </w:rPr>
      </w:pPr>
      <w:bookmarkStart w:id="76" w:name="_Toc190095026"/>
      <w:r w:rsidRPr="00462DB7">
        <w:rPr>
          <w:rStyle w:val="Kop2Char"/>
          <w:rFonts w:ascii="Arial" w:hAnsi="Arial" w:cs="Arial"/>
          <w:b/>
        </w:rPr>
        <w:t>Tijdsplanning en Mijlpalen</w:t>
      </w:r>
      <w:bookmarkEnd w:id="76"/>
    </w:p>
    <w:p w14:paraId="3EBAA167" w14:textId="35979D4C" w:rsidR="003542CE" w:rsidRPr="00462DB7" w:rsidRDefault="003542CE" w:rsidP="003542CE">
      <w:pPr>
        <w:jc w:val="left"/>
        <w:rPr>
          <w:rFonts w:ascii="Arial" w:hAnsi="Arial" w:cs="Arial"/>
        </w:rPr>
      </w:pPr>
      <w:r w:rsidRPr="00462DB7">
        <w:rPr>
          <w:rFonts w:ascii="Arial" w:hAnsi="Arial" w:cs="Arial"/>
        </w:rPr>
        <w:t>Het project is opgedeeld in verschillende fasen, waarbij elke fase logisch voortbouwt op de vorige:</w:t>
      </w:r>
    </w:p>
    <w:p w14:paraId="16533CB3" w14:textId="77777777" w:rsidR="003542CE" w:rsidRPr="00462DB7" w:rsidRDefault="003542CE" w:rsidP="003542CE">
      <w:pPr>
        <w:jc w:val="left"/>
        <w:rPr>
          <w:rFonts w:ascii="Arial" w:hAnsi="Arial" w:cs="Arial"/>
        </w:rPr>
      </w:pPr>
    </w:p>
    <w:p w14:paraId="18CEB1BB" w14:textId="48DE575A" w:rsidR="003542CE" w:rsidRPr="003542CE" w:rsidRDefault="003542CE" w:rsidP="003542CE">
      <w:pPr>
        <w:numPr>
          <w:ilvl w:val="0"/>
          <w:numId w:val="28"/>
        </w:numPr>
        <w:jc w:val="left"/>
        <w:rPr>
          <w:rFonts w:ascii="Arial" w:hAnsi="Arial" w:cs="Arial"/>
        </w:rPr>
      </w:pPr>
      <w:r w:rsidRPr="003542CE">
        <w:rPr>
          <w:rFonts w:ascii="Arial" w:hAnsi="Arial" w:cs="Arial"/>
          <w:b/>
          <w:bCs/>
        </w:rPr>
        <w:t>Initiële onderzoeksfase</w:t>
      </w:r>
      <w:r w:rsidRPr="003542CE">
        <w:rPr>
          <w:rFonts w:ascii="Arial" w:hAnsi="Arial" w:cs="Arial"/>
        </w:rPr>
        <w:t xml:space="preserve"> (Week 1-4): Definitie van eisen, onderzoek en </w:t>
      </w:r>
      <w:proofErr w:type="spellStart"/>
      <w:r w:rsidRPr="003542CE">
        <w:rPr>
          <w:rFonts w:ascii="Arial" w:hAnsi="Arial" w:cs="Arial"/>
        </w:rPr>
        <w:t>hardwarekeuze</w:t>
      </w:r>
      <w:proofErr w:type="spellEnd"/>
      <w:r w:rsidRPr="003542CE">
        <w:rPr>
          <w:rFonts w:ascii="Arial" w:hAnsi="Arial" w:cs="Arial"/>
        </w:rPr>
        <w:t>.</w:t>
      </w:r>
    </w:p>
    <w:p w14:paraId="4C850715" w14:textId="77777777" w:rsidR="003542CE" w:rsidRPr="003542CE" w:rsidRDefault="003542CE" w:rsidP="003542CE">
      <w:pPr>
        <w:numPr>
          <w:ilvl w:val="0"/>
          <w:numId w:val="28"/>
        </w:numPr>
        <w:jc w:val="left"/>
        <w:rPr>
          <w:rFonts w:ascii="Arial" w:hAnsi="Arial" w:cs="Arial"/>
        </w:rPr>
      </w:pPr>
      <w:r w:rsidRPr="003542CE">
        <w:rPr>
          <w:rFonts w:ascii="Arial" w:hAnsi="Arial" w:cs="Arial"/>
          <w:b/>
          <w:bCs/>
        </w:rPr>
        <w:t>Ontwerpfase</w:t>
      </w:r>
      <w:r w:rsidRPr="003542CE">
        <w:rPr>
          <w:rFonts w:ascii="Arial" w:hAnsi="Arial" w:cs="Arial"/>
        </w:rPr>
        <w:t xml:space="preserve"> (Week 5-9): Opstellen van functioneel en technisch ontwerp, softwareontwikkeling starten.</w:t>
      </w:r>
    </w:p>
    <w:p w14:paraId="266D9AA8" w14:textId="77777777" w:rsidR="003542CE" w:rsidRPr="003542CE" w:rsidRDefault="003542CE" w:rsidP="003542CE">
      <w:pPr>
        <w:numPr>
          <w:ilvl w:val="0"/>
          <w:numId w:val="28"/>
        </w:numPr>
        <w:jc w:val="left"/>
        <w:rPr>
          <w:rFonts w:ascii="Arial" w:hAnsi="Arial" w:cs="Arial"/>
        </w:rPr>
      </w:pPr>
      <w:r w:rsidRPr="003542CE">
        <w:rPr>
          <w:rFonts w:ascii="Arial" w:hAnsi="Arial" w:cs="Arial"/>
          <w:b/>
          <w:bCs/>
        </w:rPr>
        <w:t>Prototypefase</w:t>
      </w:r>
      <w:r w:rsidRPr="003542CE">
        <w:rPr>
          <w:rFonts w:ascii="Arial" w:hAnsi="Arial" w:cs="Arial"/>
        </w:rPr>
        <w:t xml:space="preserve"> (Week 10-12): Fysiek bouwen en eerste tests uitvoeren.</w:t>
      </w:r>
    </w:p>
    <w:p w14:paraId="55D2D355" w14:textId="77777777" w:rsidR="003542CE" w:rsidRPr="003542CE" w:rsidRDefault="003542CE" w:rsidP="003542CE">
      <w:pPr>
        <w:numPr>
          <w:ilvl w:val="0"/>
          <w:numId w:val="28"/>
        </w:numPr>
        <w:jc w:val="left"/>
        <w:rPr>
          <w:rFonts w:ascii="Arial" w:hAnsi="Arial" w:cs="Arial"/>
        </w:rPr>
      </w:pPr>
      <w:r w:rsidRPr="003542CE">
        <w:rPr>
          <w:rFonts w:ascii="Arial" w:hAnsi="Arial" w:cs="Arial"/>
          <w:b/>
          <w:bCs/>
        </w:rPr>
        <w:t>Test- en validatiefase</w:t>
      </w:r>
      <w:r w:rsidRPr="003542CE">
        <w:rPr>
          <w:rFonts w:ascii="Arial" w:hAnsi="Arial" w:cs="Arial"/>
        </w:rPr>
        <w:t xml:space="preserve"> (Week 13-15): Optimalisatie en eindvalidatie van resultaten.</w:t>
      </w:r>
    </w:p>
    <w:p w14:paraId="1402357B" w14:textId="1D41C656" w:rsidR="003542CE" w:rsidRPr="00462DB7" w:rsidRDefault="003542CE" w:rsidP="003542CE">
      <w:pPr>
        <w:numPr>
          <w:ilvl w:val="0"/>
          <w:numId w:val="28"/>
        </w:numPr>
        <w:jc w:val="left"/>
        <w:rPr>
          <w:rFonts w:ascii="Arial" w:hAnsi="Arial" w:cs="Arial"/>
        </w:rPr>
      </w:pPr>
      <w:r w:rsidRPr="003542CE">
        <w:rPr>
          <w:rFonts w:ascii="Arial" w:hAnsi="Arial" w:cs="Arial"/>
          <w:b/>
          <w:bCs/>
        </w:rPr>
        <w:t>Documentatie en afronding</w:t>
      </w:r>
      <w:r w:rsidRPr="003542CE">
        <w:rPr>
          <w:rFonts w:ascii="Arial" w:hAnsi="Arial" w:cs="Arial"/>
        </w:rPr>
        <w:t xml:space="preserve"> (Week 16-17): Rapportage, </w:t>
      </w:r>
      <w:r w:rsidR="00843993" w:rsidRPr="00462DB7">
        <w:rPr>
          <w:rFonts w:ascii="Arial" w:hAnsi="Arial" w:cs="Arial"/>
        </w:rPr>
        <w:t>reflectie</w:t>
      </w:r>
      <w:r w:rsidRPr="003542CE">
        <w:rPr>
          <w:rFonts w:ascii="Arial" w:hAnsi="Arial" w:cs="Arial"/>
        </w:rPr>
        <w:t xml:space="preserve"> en </w:t>
      </w:r>
      <w:r w:rsidR="00843993" w:rsidRPr="00462DB7">
        <w:rPr>
          <w:rFonts w:ascii="Arial" w:hAnsi="Arial" w:cs="Arial"/>
        </w:rPr>
        <w:t xml:space="preserve">voorbereiden van de </w:t>
      </w:r>
      <w:r w:rsidRPr="003542CE">
        <w:rPr>
          <w:rFonts w:ascii="Arial" w:hAnsi="Arial" w:cs="Arial"/>
        </w:rPr>
        <w:t>eindpresentatie.</w:t>
      </w:r>
    </w:p>
    <w:p w14:paraId="187A7C6B" w14:textId="77777777" w:rsidR="003542CE" w:rsidRPr="003542CE" w:rsidRDefault="003542CE" w:rsidP="003542CE">
      <w:pPr>
        <w:jc w:val="left"/>
        <w:rPr>
          <w:rFonts w:ascii="Arial" w:hAnsi="Arial" w:cs="Arial"/>
        </w:rPr>
      </w:pPr>
    </w:p>
    <w:p w14:paraId="33CA5BBE" w14:textId="0B8086FE" w:rsidR="003542CE" w:rsidRPr="003542CE" w:rsidRDefault="003542CE" w:rsidP="003542CE">
      <w:pPr>
        <w:jc w:val="left"/>
        <w:rPr>
          <w:rFonts w:ascii="Arial" w:hAnsi="Arial" w:cs="Arial"/>
        </w:rPr>
      </w:pPr>
      <w:r w:rsidRPr="003542CE">
        <w:rPr>
          <w:rFonts w:ascii="Arial" w:hAnsi="Arial" w:cs="Arial"/>
        </w:rPr>
        <w:t>D</w:t>
      </w:r>
      <w:r w:rsidR="008D6325" w:rsidRPr="00462DB7">
        <w:rPr>
          <w:rFonts w:ascii="Arial" w:hAnsi="Arial" w:cs="Arial"/>
        </w:rPr>
        <w:t>oor deze fasering is er voldoende tijd voor ontwikkeling, testen en bijsturing, zodat het eindresultaat aan alle eisen voldoet</w:t>
      </w:r>
      <w:r w:rsidRPr="003542CE">
        <w:rPr>
          <w:rFonts w:ascii="Arial" w:hAnsi="Arial" w:cs="Arial"/>
        </w:rPr>
        <w:t>.</w:t>
      </w:r>
    </w:p>
    <w:p w14:paraId="4AD91B81" w14:textId="77777777" w:rsidR="00217874" w:rsidRPr="00462DB7" w:rsidRDefault="00217874" w:rsidP="00217874">
      <w:pPr>
        <w:jc w:val="left"/>
        <w:rPr>
          <w:rFonts w:ascii="Arial" w:hAnsi="Arial" w:cs="Arial"/>
        </w:rPr>
      </w:pPr>
    </w:p>
    <w:p w14:paraId="57157059" w14:textId="77777777" w:rsidR="00E10518" w:rsidRPr="00462DB7" w:rsidRDefault="00E10518" w:rsidP="00217874">
      <w:pPr>
        <w:jc w:val="left"/>
        <w:rPr>
          <w:rFonts w:ascii="Arial" w:hAnsi="Arial" w:cs="Arial"/>
        </w:rPr>
      </w:pPr>
    </w:p>
    <w:p w14:paraId="1B277F0E" w14:textId="77777777" w:rsidR="00E10518" w:rsidRPr="00462DB7" w:rsidRDefault="00E10518" w:rsidP="00217874">
      <w:pPr>
        <w:jc w:val="left"/>
        <w:rPr>
          <w:rFonts w:ascii="Arial" w:hAnsi="Arial" w:cs="Arial"/>
        </w:rPr>
      </w:pPr>
    </w:p>
    <w:p w14:paraId="1FF488B6" w14:textId="77777777" w:rsidR="00E10518" w:rsidRPr="00462DB7" w:rsidRDefault="00E10518" w:rsidP="00217874">
      <w:pPr>
        <w:jc w:val="left"/>
        <w:rPr>
          <w:rFonts w:ascii="Arial" w:hAnsi="Arial" w:cs="Arial"/>
        </w:rPr>
      </w:pPr>
    </w:p>
    <w:p w14:paraId="211D6832" w14:textId="77777777" w:rsidR="00E10518" w:rsidRPr="00462DB7" w:rsidRDefault="00E10518" w:rsidP="00217874">
      <w:pPr>
        <w:jc w:val="left"/>
        <w:rPr>
          <w:rFonts w:ascii="Arial" w:hAnsi="Arial" w:cs="Arial"/>
        </w:rPr>
      </w:pPr>
    </w:p>
    <w:p w14:paraId="1049BCA8" w14:textId="0CEE8AE4" w:rsidR="00555F24" w:rsidRPr="00462DB7" w:rsidRDefault="00555F24" w:rsidP="00555F24">
      <w:pPr>
        <w:pStyle w:val="Kop1"/>
        <w:rPr>
          <w:rFonts w:ascii="Arial" w:hAnsi="Arial" w:cs="Arial"/>
        </w:rPr>
      </w:pPr>
      <w:bookmarkStart w:id="77" w:name="_Toc190095027"/>
      <w:r w:rsidRPr="00462DB7">
        <w:rPr>
          <w:rFonts w:ascii="Arial" w:hAnsi="Arial" w:cs="Arial"/>
        </w:rPr>
        <w:lastRenderedPageBreak/>
        <w:t>Competenties en Activiteiten</w:t>
      </w:r>
      <w:bookmarkEnd w:id="77"/>
    </w:p>
    <w:p w14:paraId="45BA62F3" w14:textId="2ED96943" w:rsidR="001E5131" w:rsidRPr="00462DB7" w:rsidRDefault="001E5131" w:rsidP="001E5131">
      <w:pPr>
        <w:rPr>
          <w:rFonts w:ascii="Arial" w:hAnsi="Arial" w:cs="Arial"/>
        </w:rPr>
      </w:pPr>
      <w:r w:rsidRPr="00462DB7">
        <w:rPr>
          <w:rFonts w:ascii="Arial" w:hAnsi="Arial" w:cs="Arial"/>
        </w:rPr>
        <w:t xml:space="preserve">Tijdens dit project werk ik aan verschillende competenties die aansluiten bij de eisen van de </w:t>
      </w:r>
      <w:r w:rsidRPr="00462DB7">
        <w:rPr>
          <w:rFonts w:ascii="Arial" w:hAnsi="Arial" w:cs="Arial"/>
          <w:bCs/>
        </w:rPr>
        <w:t>Bachelor Engineering Elektrotechniek</w:t>
      </w:r>
      <w:r w:rsidRPr="00462DB7">
        <w:rPr>
          <w:rFonts w:ascii="Arial" w:hAnsi="Arial" w:cs="Arial"/>
        </w:rPr>
        <w:t xml:space="preserve">, met een specialisatie in </w:t>
      </w:r>
      <w:r w:rsidRPr="00462DB7">
        <w:rPr>
          <w:rFonts w:ascii="Arial" w:hAnsi="Arial" w:cs="Arial"/>
          <w:bCs/>
        </w:rPr>
        <w:t>Embedded Systems Engineering</w:t>
      </w:r>
      <w:r w:rsidRPr="00462DB7">
        <w:rPr>
          <w:rFonts w:ascii="Arial" w:hAnsi="Arial" w:cs="Arial"/>
        </w:rPr>
        <w:t xml:space="preserve">. In dit hoofdstuk wordt beschreven hoe deze competenties worden toegepast en ontwikkeld. De competenties zijn gebaseerd op de </w:t>
      </w:r>
      <w:r w:rsidRPr="00462DB7">
        <w:rPr>
          <w:rFonts w:ascii="Arial" w:hAnsi="Arial" w:cs="Arial"/>
          <w:bCs/>
        </w:rPr>
        <w:t>Afstudeergids AD Engineering 2024-2025</w:t>
      </w:r>
      <w:sdt>
        <w:sdtPr>
          <w:rPr>
            <w:rFonts w:ascii="Arial" w:hAnsi="Arial" w:cs="Arial"/>
            <w:bCs/>
          </w:rPr>
          <w:id w:val="610557192"/>
          <w:citation/>
        </w:sdtPr>
        <w:sdtContent>
          <w:r w:rsidR="00B73DBC" w:rsidRPr="00462DB7">
            <w:rPr>
              <w:rFonts w:ascii="Arial" w:hAnsi="Arial" w:cs="Arial"/>
              <w:bCs/>
            </w:rPr>
            <w:fldChar w:fldCharType="begin"/>
          </w:r>
          <w:r w:rsidR="00B73DBC" w:rsidRPr="00462DB7">
            <w:rPr>
              <w:rFonts w:ascii="Arial" w:hAnsi="Arial" w:cs="Arial"/>
              <w:bCs/>
            </w:rPr>
            <w:instrText xml:space="preserve"> CITATION Ste24 \l 1043 </w:instrText>
          </w:r>
          <w:r w:rsidR="00B73DBC" w:rsidRPr="00462DB7">
            <w:rPr>
              <w:rFonts w:ascii="Arial" w:hAnsi="Arial" w:cs="Arial"/>
              <w:bCs/>
            </w:rPr>
            <w:fldChar w:fldCharType="separate"/>
          </w:r>
          <w:r w:rsidR="00DC1636" w:rsidRPr="00462DB7">
            <w:rPr>
              <w:rFonts w:ascii="Arial" w:hAnsi="Arial" w:cs="Arial"/>
              <w:bCs/>
              <w:noProof/>
            </w:rPr>
            <w:t xml:space="preserve"> </w:t>
          </w:r>
          <w:r w:rsidR="00DC1636" w:rsidRPr="00462DB7">
            <w:rPr>
              <w:rFonts w:ascii="Arial" w:hAnsi="Arial" w:cs="Arial"/>
              <w:noProof/>
            </w:rPr>
            <w:t>(Steenbergen, 2024)</w:t>
          </w:r>
          <w:r w:rsidR="00B73DBC" w:rsidRPr="00462DB7">
            <w:rPr>
              <w:rFonts w:ascii="Arial" w:hAnsi="Arial" w:cs="Arial"/>
              <w:bCs/>
            </w:rPr>
            <w:fldChar w:fldCharType="end"/>
          </w:r>
        </w:sdtContent>
      </w:sdt>
      <w:r w:rsidRPr="00462DB7">
        <w:rPr>
          <w:rFonts w:ascii="Arial" w:hAnsi="Arial" w:cs="Arial"/>
        </w:rPr>
        <w:t xml:space="preserve">, waarbij het </w:t>
      </w:r>
      <w:r w:rsidRPr="00462DB7">
        <w:rPr>
          <w:rFonts w:ascii="Arial" w:hAnsi="Arial" w:cs="Arial"/>
          <w:bCs/>
        </w:rPr>
        <w:t>Domeincompetenties Elektrotechniek</w:t>
      </w:r>
      <w:r w:rsidRPr="00462DB7">
        <w:rPr>
          <w:rFonts w:ascii="Arial" w:hAnsi="Arial" w:cs="Arial"/>
        </w:rPr>
        <w:t xml:space="preserve"> (zie Figuur 1) als leidraad is gebruikt.</w:t>
      </w:r>
    </w:p>
    <w:p w14:paraId="2DC262CA" w14:textId="77777777" w:rsidR="001E5131" w:rsidRPr="00462DB7" w:rsidRDefault="001E5131" w:rsidP="001E5131">
      <w:pPr>
        <w:rPr>
          <w:rFonts w:ascii="Arial" w:hAnsi="Arial" w:cs="Arial"/>
        </w:rPr>
      </w:pPr>
    </w:p>
    <w:p w14:paraId="1A72EC48" w14:textId="77777777" w:rsidR="001E5131" w:rsidRPr="001E5131" w:rsidRDefault="001E5131" w:rsidP="001E5131">
      <w:pPr>
        <w:jc w:val="left"/>
        <w:rPr>
          <w:rFonts w:ascii="Arial" w:hAnsi="Arial" w:cs="Arial"/>
        </w:rPr>
      </w:pPr>
      <w:r w:rsidRPr="001E5131">
        <w:rPr>
          <w:rFonts w:ascii="Arial" w:hAnsi="Arial" w:cs="Arial"/>
        </w:rPr>
        <w:t>De mate van competentiebeheersing wordt beoordeeld op vier niveaus, variërend van instroomniveau (0) tot zelfstandig functioneren in complexe, multidisciplinaire contexten (III). Het radarplot in Figuur 1 biedt een visuele weergave van de ontwikkeling van deze competenties binnen de opleiding. In de grafiek vertegenwoordigt de binnenste ring het instroomniveau (0), terwijl de buitenste ring het h</w:t>
      </w:r>
      <w:commentRangeStart w:id="78"/>
      <w:r w:rsidRPr="001E5131">
        <w:rPr>
          <w:rFonts w:ascii="Arial" w:hAnsi="Arial" w:cs="Arial"/>
        </w:rPr>
        <w:t>oogste niveau (III)</w:t>
      </w:r>
      <w:commentRangeEnd w:id="78"/>
      <w:r w:rsidR="0099177B">
        <w:rPr>
          <w:rStyle w:val="Verwijzingopmerking"/>
          <w:rFonts w:ascii="Arial" w:eastAsia="Times New Roman" w:hAnsi="Arial" w:cs="Times New Roman"/>
          <w:szCs w:val="20"/>
          <w:lang w:eastAsia="nl-NL"/>
        </w:rPr>
        <w:commentReference w:id="78"/>
      </w:r>
      <w:r w:rsidRPr="001E5131">
        <w:rPr>
          <w:rFonts w:ascii="Arial" w:hAnsi="Arial" w:cs="Arial"/>
        </w:rPr>
        <w:t xml:space="preserve"> aangeeft.</w:t>
      </w:r>
    </w:p>
    <w:p w14:paraId="2ADC9F17" w14:textId="6345BA06" w:rsidR="002059A2" w:rsidRPr="00462DB7" w:rsidRDefault="002059A2" w:rsidP="001E5131">
      <w:pPr>
        <w:jc w:val="left"/>
        <w:rPr>
          <w:rFonts w:ascii="Arial" w:hAnsi="Arial" w:cs="Arial"/>
        </w:rPr>
      </w:pPr>
    </w:p>
    <w:p w14:paraId="71C7CF2D" w14:textId="77777777" w:rsidR="000703F8" w:rsidRPr="00462DB7" w:rsidRDefault="000703F8" w:rsidP="00555F24">
      <w:pPr>
        <w:jc w:val="left"/>
        <w:rPr>
          <w:rFonts w:ascii="Arial" w:hAnsi="Arial" w:cs="Arial"/>
        </w:rPr>
      </w:pPr>
    </w:p>
    <w:p w14:paraId="67ADE6CE" w14:textId="77777777" w:rsidR="0012411E" w:rsidRPr="00462DB7" w:rsidRDefault="00A3470A" w:rsidP="00411843">
      <w:pPr>
        <w:keepNext/>
        <w:jc w:val="left"/>
        <w:rPr>
          <w:rFonts w:ascii="Arial" w:hAnsi="Arial" w:cs="Arial"/>
        </w:rPr>
      </w:pPr>
      <w:commentRangeStart w:id="79"/>
      <w:r w:rsidRPr="00462DB7">
        <w:rPr>
          <w:rFonts w:ascii="Arial" w:hAnsi="Arial" w:cs="Arial"/>
          <w:noProof/>
        </w:rPr>
        <w:drawing>
          <wp:inline distT="0" distB="0" distL="0" distR="0" wp14:anchorId="5AA2D37C" wp14:editId="0D7B9EC1">
            <wp:extent cx="3231533" cy="2197100"/>
            <wp:effectExtent l="0" t="0" r="6985" b="0"/>
            <wp:docPr id="1351520957" name="Afbeelding 1" descr="Afbeelding met tekst, diagram,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20957" name="Afbeelding 1" descr="Afbeelding met tekst, diagram, lijn, schermopname&#10;&#10;Door AI gegenereerde inhoud is mogelijk onjuist."/>
                    <pic:cNvPicPr/>
                  </pic:nvPicPr>
                  <pic:blipFill>
                    <a:blip r:embed="rId21"/>
                    <a:stretch>
                      <a:fillRect/>
                    </a:stretch>
                  </pic:blipFill>
                  <pic:spPr>
                    <a:xfrm>
                      <a:off x="0" y="0"/>
                      <a:ext cx="3248698" cy="2208770"/>
                    </a:xfrm>
                    <a:prstGeom prst="rect">
                      <a:avLst/>
                    </a:prstGeom>
                  </pic:spPr>
                </pic:pic>
              </a:graphicData>
            </a:graphic>
          </wp:inline>
        </w:drawing>
      </w:r>
      <w:commentRangeEnd w:id="79"/>
      <w:r w:rsidR="00A8040E">
        <w:rPr>
          <w:rStyle w:val="Verwijzingopmerking"/>
          <w:rFonts w:ascii="Arial" w:eastAsia="Times New Roman" w:hAnsi="Arial" w:cs="Times New Roman"/>
          <w:szCs w:val="20"/>
          <w:lang w:eastAsia="nl-NL"/>
        </w:rPr>
        <w:commentReference w:id="79"/>
      </w:r>
    </w:p>
    <w:p w14:paraId="2C589BD6" w14:textId="718B6EE5" w:rsidR="000703F8" w:rsidRPr="00462DB7" w:rsidRDefault="0012411E" w:rsidP="00411843">
      <w:pPr>
        <w:pStyle w:val="Bijschrift"/>
        <w:rPr>
          <w:rFonts w:ascii="Arial" w:hAnsi="Arial" w:cs="Arial"/>
        </w:rPr>
      </w:pPr>
      <w:r w:rsidRPr="00462DB7">
        <w:rPr>
          <w:rFonts w:ascii="Arial" w:hAnsi="Arial" w:cs="Arial"/>
        </w:rPr>
        <w:t xml:space="preserve">Figuur </w:t>
      </w:r>
      <w:r w:rsidRPr="00462DB7">
        <w:rPr>
          <w:rFonts w:ascii="Arial" w:hAnsi="Arial" w:cs="Arial"/>
        </w:rPr>
        <w:fldChar w:fldCharType="begin"/>
      </w:r>
      <w:r w:rsidRPr="00462DB7">
        <w:rPr>
          <w:rFonts w:ascii="Arial" w:hAnsi="Arial" w:cs="Arial"/>
        </w:rPr>
        <w:instrText xml:space="preserve"> SEQ Figuur \* ARABIC </w:instrText>
      </w:r>
      <w:r w:rsidRPr="00462DB7">
        <w:rPr>
          <w:rFonts w:ascii="Arial" w:hAnsi="Arial" w:cs="Arial"/>
        </w:rPr>
        <w:fldChar w:fldCharType="separate"/>
      </w:r>
      <w:r w:rsidRPr="00462DB7">
        <w:rPr>
          <w:rFonts w:ascii="Arial" w:hAnsi="Arial" w:cs="Arial"/>
          <w:noProof/>
        </w:rPr>
        <w:t>1</w:t>
      </w:r>
      <w:r w:rsidRPr="00462DB7">
        <w:rPr>
          <w:rFonts w:ascii="Arial" w:hAnsi="Arial" w:cs="Arial"/>
        </w:rPr>
        <w:fldChar w:fldCharType="end"/>
      </w:r>
      <w:r w:rsidRPr="00462DB7">
        <w:rPr>
          <w:rFonts w:ascii="Arial" w:hAnsi="Arial" w:cs="Arial"/>
        </w:rPr>
        <w:t xml:space="preserve">: </w:t>
      </w:r>
      <w:r w:rsidR="00A45735" w:rsidRPr="00462DB7">
        <w:rPr>
          <w:rFonts w:ascii="Arial" w:hAnsi="Arial" w:cs="Arial"/>
          <w:b w:val="0"/>
          <w:bCs w:val="0"/>
        </w:rPr>
        <w:t>Domein competenties Eng</w:t>
      </w:r>
      <w:r w:rsidR="000606D7" w:rsidRPr="00462DB7">
        <w:rPr>
          <w:rFonts w:ascii="Arial" w:hAnsi="Arial" w:cs="Arial"/>
          <w:b w:val="0"/>
          <w:bCs w:val="0"/>
        </w:rPr>
        <w:t>i</w:t>
      </w:r>
      <w:r w:rsidR="00A45735" w:rsidRPr="00462DB7">
        <w:rPr>
          <w:rFonts w:ascii="Arial" w:hAnsi="Arial" w:cs="Arial"/>
          <w:b w:val="0"/>
          <w:bCs w:val="0"/>
        </w:rPr>
        <w:t xml:space="preserve">neering </w:t>
      </w:r>
      <w:r w:rsidR="000606D7" w:rsidRPr="00462DB7">
        <w:rPr>
          <w:rFonts w:ascii="Arial" w:hAnsi="Arial" w:cs="Arial"/>
          <w:b w:val="0"/>
          <w:bCs w:val="0"/>
        </w:rPr>
        <w:t>Elektrotechniek.</w:t>
      </w:r>
    </w:p>
    <w:p w14:paraId="23C77ADF" w14:textId="77777777" w:rsidR="00F626E5" w:rsidRPr="00462DB7" w:rsidRDefault="00F626E5" w:rsidP="00555F24">
      <w:pPr>
        <w:jc w:val="left"/>
        <w:rPr>
          <w:rFonts w:ascii="Arial" w:hAnsi="Arial" w:cs="Arial"/>
          <w:b/>
          <w:bCs/>
        </w:rPr>
      </w:pPr>
    </w:p>
    <w:p w14:paraId="30780CE2" w14:textId="639360C7" w:rsidR="00302F4C" w:rsidRPr="00462DB7" w:rsidRDefault="00555F24" w:rsidP="001A5B41">
      <w:pPr>
        <w:pStyle w:val="Kop2"/>
        <w:rPr>
          <w:rStyle w:val="Kop2Char"/>
          <w:rFonts w:ascii="Arial" w:hAnsi="Arial" w:cs="Arial"/>
        </w:rPr>
      </w:pPr>
      <w:bookmarkStart w:id="80" w:name="_Toc190095028"/>
      <w:r w:rsidRPr="00462DB7">
        <w:rPr>
          <w:rStyle w:val="Kop2Char"/>
          <w:rFonts w:ascii="Arial" w:hAnsi="Arial" w:cs="Arial"/>
        </w:rPr>
        <w:t>SMART Competentiedoelen</w:t>
      </w:r>
      <w:bookmarkEnd w:id="80"/>
    </w:p>
    <w:p w14:paraId="29ABCFEF" w14:textId="77777777" w:rsidR="00171787" w:rsidRPr="00462DB7" w:rsidRDefault="00302F4C" w:rsidP="00171787">
      <w:pPr>
        <w:jc w:val="left"/>
        <w:rPr>
          <w:rFonts w:ascii="Arial" w:hAnsi="Arial" w:cs="Arial"/>
        </w:rPr>
      </w:pPr>
      <w:r w:rsidRPr="00302F4C">
        <w:rPr>
          <w:rFonts w:ascii="Arial" w:hAnsi="Arial" w:cs="Arial"/>
          <w:b/>
          <w:bCs/>
        </w:rPr>
        <w:t>1. Analyseren</w:t>
      </w:r>
      <w:r w:rsidR="00171787" w:rsidRPr="00171787">
        <w:rPr>
          <w:rFonts w:ascii="Arial" w:hAnsi="Arial" w:cs="Arial"/>
        </w:rPr>
        <w:t xml:space="preserve"> </w:t>
      </w:r>
    </w:p>
    <w:p w14:paraId="1349818F" w14:textId="48F63DC0" w:rsidR="00171787" w:rsidRPr="00462DB7" w:rsidRDefault="00171787" w:rsidP="00171787">
      <w:pPr>
        <w:pStyle w:val="Lijstalinea"/>
        <w:numPr>
          <w:ilvl w:val="0"/>
          <w:numId w:val="39"/>
        </w:numPr>
        <w:jc w:val="left"/>
        <w:rPr>
          <w:rFonts w:ascii="Arial" w:hAnsi="Arial" w:cs="Arial"/>
          <w:b/>
          <w:bCs/>
        </w:rPr>
      </w:pPr>
      <w:r w:rsidRPr="00462DB7">
        <w:rPr>
          <w:rFonts w:ascii="Arial" w:hAnsi="Arial" w:cs="Arial"/>
        </w:rPr>
        <w:t>Bepalen welke eisen de datalogger moet hebben.</w:t>
      </w:r>
    </w:p>
    <w:p w14:paraId="05FC0DAD" w14:textId="06E9D26D" w:rsidR="00171787" w:rsidRPr="00462DB7" w:rsidRDefault="00171787" w:rsidP="00171787">
      <w:pPr>
        <w:pStyle w:val="Lijstalinea"/>
        <w:numPr>
          <w:ilvl w:val="0"/>
          <w:numId w:val="39"/>
        </w:numPr>
        <w:jc w:val="left"/>
        <w:rPr>
          <w:rFonts w:ascii="Arial" w:hAnsi="Arial" w:cs="Arial"/>
        </w:rPr>
      </w:pPr>
      <w:r w:rsidRPr="00462DB7">
        <w:rPr>
          <w:rFonts w:ascii="Arial" w:hAnsi="Arial" w:cs="Arial"/>
        </w:rPr>
        <w:t>Controleren hoe nauwkeurig de metingen zijn en waar mogelijke fouten zitten.</w:t>
      </w:r>
    </w:p>
    <w:p w14:paraId="31A54BF3" w14:textId="3D43002D" w:rsidR="00171787" w:rsidRPr="00462DB7" w:rsidRDefault="00171787" w:rsidP="00171787">
      <w:pPr>
        <w:pStyle w:val="Lijstalinea"/>
        <w:numPr>
          <w:ilvl w:val="0"/>
          <w:numId w:val="39"/>
        </w:numPr>
        <w:jc w:val="left"/>
        <w:rPr>
          <w:rFonts w:ascii="Arial" w:hAnsi="Arial" w:cs="Arial"/>
        </w:rPr>
      </w:pPr>
      <w:r w:rsidRPr="00462DB7">
        <w:rPr>
          <w:rFonts w:ascii="Arial" w:hAnsi="Arial" w:cs="Arial"/>
        </w:rPr>
        <w:t xml:space="preserve">Overleggen met </w:t>
      </w:r>
      <w:r w:rsidR="008E2CA7" w:rsidRPr="00462DB7">
        <w:rPr>
          <w:rFonts w:ascii="Arial" w:hAnsi="Arial" w:cs="Arial"/>
        </w:rPr>
        <w:t>stakeholders</w:t>
      </w:r>
      <w:r w:rsidRPr="00462DB7">
        <w:rPr>
          <w:rFonts w:ascii="Arial" w:hAnsi="Arial" w:cs="Arial"/>
        </w:rPr>
        <w:t xml:space="preserve"> om af te stemmen wat de datalogger moet kunnen.</w:t>
      </w:r>
    </w:p>
    <w:p w14:paraId="4DF649AB" w14:textId="5D437ED5" w:rsidR="002900B5" w:rsidRPr="00462DB7" w:rsidRDefault="00171787" w:rsidP="00171787">
      <w:pPr>
        <w:pStyle w:val="Lijstalinea"/>
        <w:numPr>
          <w:ilvl w:val="0"/>
          <w:numId w:val="39"/>
        </w:numPr>
        <w:jc w:val="left"/>
        <w:rPr>
          <w:rFonts w:ascii="Arial" w:hAnsi="Arial" w:cs="Arial"/>
        </w:rPr>
      </w:pPr>
      <w:r w:rsidRPr="00462DB7">
        <w:rPr>
          <w:rFonts w:ascii="Arial" w:hAnsi="Arial" w:cs="Arial"/>
        </w:rPr>
        <w:t>Onderzoeken welke bestaande systemen en methodes al worden gebruikt voor datalogging.</w:t>
      </w:r>
    </w:p>
    <w:p w14:paraId="6A5E87D0" w14:textId="77777777" w:rsidR="00171787" w:rsidRPr="00302F4C" w:rsidRDefault="00171787" w:rsidP="00171787">
      <w:pPr>
        <w:jc w:val="left"/>
        <w:rPr>
          <w:rFonts w:ascii="Arial" w:hAnsi="Arial" w:cs="Arial"/>
        </w:rPr>
      </w:pPr>
    </w:p>
    <w:p w14:paraId="5E36F8CA" w14:textId="77777777" w:rsidR="00302F4C" w:rsidRPr="00302F4C" w:rsidRDefault="00302F4C" w:rsidP="002900B5">
      <w:pPr>
        <w:jc w:val="left"/>
        <w:rPr>
          <w:rFonts w:ascii="Arial" w:hAnsi="Arial" w:cs="Arial"/>
          <w:b/>
          <w:bCs/>
        </w:rPr>
      </w:pPr>
      <w:r w:rsidRPr="00302F4C">
        <w:rPr>
          <w:rFonts w:ascii="Arial" w:hAnsi="Arial" w:cs="Arial"/>
          <w:b/>
          <w:bCs/>
        </w:rPr>
        <w:t>2. Ontwerpen</w:t>
      </w:r>
    </w:p>
    <w:p w14:paraId="7DF33E1D" w14:textId="77777777" w:rsidR="00302F4C" w:rsidRPr="00302F4C" w:rsidRDefault="00302F4C" w:rsidP="00302F4C">
      <w:pPr>
        <w:numPr>
          <w:ilvl w:val="0"/>
          <w:numId w:val="31"/>
        </w:numPr>
        <w:jc w:val="left"/>
        <w:rPr>
          <w:rFonts w:ascii="Arial" w:hAnsi="Arial" w:cs="Arial"/>
        </w:rPr>
      </w:pPr>
      <w:r w:rsidRPr="00302F4C">
        <w:rPr>
          <w:rFonts w:ascii="Arial" w:hAnsi="Arial" w:cs="Arial"/>
        </w:rPr>
        <w:t>Ontwikkelen van een functioneel en technisch ontwerp voor de datalogger.</w:t>
      </w:r>
    </w:p>
    <w:p w14:paraId="77A2CB7A" w14:textId="77777777" w:rsidR="00302F4C" w:rsidRPr="00302F4C" w:rsidRDefault="00302F4C" w:rsidP="00302F4C">
      <w:pPr>
        <w:numPr>
          <w:ilvl w:val="0"/>
          <w:numId w:val="31"/>
        </w:numPr>
        <w:jc w:val="left"/>
        <w:rPr>
          <w:rFonts w:ascii="Arial" w:hAnsi="Arial" w:cs="Arial"/>
        </w:rPr>
      </w:pPr>
      <w:r w:rsidRPr="00302F4C">
        <w:rPr>
          <w:rFonts w:ascii="Arial" w:hAnsi="Arial" w:cs="Arial"/>
        </w:rPr>
        <w:t>Opstellen van software- en hardware-architectuur.</w:t>
      </w:r>
    </w:p>
    <w:p w14:paraId="3B650BB8" w14:textId="77777777" w:rsidR="00302F4C" w:rsidRPr="00302F4C" w:rsidRDefault="00302F4C" w:rsidP="00302F4C">
      <w:pPr>
        <w:numPr>
          <w:ilvl w:val="0"/>
          <w:numId w:val="31"/>
        </w:numPr>
        <w:jc w:val="left"/>
        <w:rPr>
          <w:rFonts w:ascii="Arial" w:hAnsi="Arial" w:cs="Arial"/>
        </w:rPr>
      </w:pPr>
      <w:r w:rsidRPr="00302F4C">
        <w:rPr>
          <w:rFonts w:ascii="Arial" w:hAnsi="Arial" w:cs="Arial"/>
        </w:rPr>
        <w:t>Bepalen van de noodzaak en opzet van een testomgeving.</w:t>
      </w:r>
    </w:p>
    <w:p w14:paraId="2E7F6A30" w14:textId="77777777" w:rsidR="00302F4C" w:rsidRPr="00302F4C" w:rsidRDefault="00302F4C" w:rsidP="00302F4C">
      <w:pPr>
        <w:numPr>
          <w:ilvl w:val="0"/>
          <w:numId w:val="31"/>
        </w:numPr>
        <w:jc w:val="left"/>
        <w:rPr>
          <w:rFonts w:ascii="Arial" w:hAnsi="Arial" w:cs="Arial"/>
        </w:rPr>
      </w:pPr>
      <w:r w:rsidRPr="00302F4C">
        <w:rPr>
          <w:rFonts w:ascii="Arial" w:hAnsi="Arial" w:cs="Arial"/>
        </w:rPr>
        <w:t>Keuze en implementatie van geschikte opslag- en communicatiemethoden.</w:t>
      </w:r>
    </w:p>
    <w:p w14:paraId="2E66208D" w14:textId="77777777" w:rsidR="002900B5" w:rsidRPr="00462DB7" w:rsidRDefault="002900B5" w:rsidP="002900B5">
      <w:pPr>
        <w:jc w:val="left"/>
        <w:rPr>
          <w:rFonts w:ascii="Arial" w:hAnsi="Arial" w:cs="Arial"/>
          <w:b/>
          <w:bCs/>
        </w:rPr>
      </w:pPr>
    </w:p>
    <w:p w14:paraId="69196CD5" w14:textId="7C74F84A" w:rsidR="00302F4C" w:rsidRPr="00302F4C" w:rsidRDefault="00302F4C" w:rsidP="002900B5">
      <w:pPr>
        <w:jc w:val="left"/>
        <w:rPr>
          <w:rFonts w:ascii="Arial" w:hAnsi="Arial" w:cs="Arial"/>
          <w:b/>
          <w:bCs/>
        </w:rPr>
      </w:pPr>
      <w:r w:rsidRPr="00302F4C">
        <w:rPr>
          <w:rFonts w:ascii="Arial" w:hAnsi="Arial" w:cs="Arial"/>
          <w:b/>
          <w:bCs/>
        </w:rPr>
        <w:t>3. Realiseren</w:t>
      </w:r>
    </w:p>
    <w:p w14:paraId="0F710677" w14:textId="6B898F7B" w:rsidR="00302F4C" w:rsidRPr="00302F4C" w:rsidRDefault="00302F4C" w:rsidP="00302F4C">
      <w:pPr>
        <w:numPr>
          <w:ilvl w:val="0"/>
          <w:numId w:val="32"/>
        </w:numPr>
        <w:jc w:val="left"/>
        <w:rPr>
          <w:rFonts w:ascii="Arial" w:hAnsi="Arial" w:cs="Arial"/>
        </w:rPr>
      </w:pPr>
      <w:r w:rsidRPr="00302F4C">
        <w:rPr>
          <w:rFonts w:ascii="Arial" w:hAnsi="Arial" w:cs="Arial"/>
        </w:rPr>
        <w:t>Implementeren van de firmware voor de datalogger.</w:t>
      </w:r>
    </w:p>
    <w:p w14:paraId="7E11C9F6" w14:textId="77777777" w:rsidR="00302F4C" w:rsidRPr="00302F4C" w:rsidRDefault="00302F4C" w:rsidP="00302F4C">
      <w:pPr>
        <w:numPr>
          <w:ilvl w:val="0"/>
          <w:numId w:val="32"/>
        </w:numPr>
        <w:jc w:val="left"/>
        <w:rPr>
          <w:rFonts w:ascii="Arial" w:hAnsi="Arial" w:cs="Arial"/>
        </w:rPr>
      </w:pPr>
      <w:r w:rsidRPr="00302F4C">
        <w:rPr>
          <w:rFonts w:ascii="Arial" w:hAnsi="Arial" w:cs="Arial"/>
        </w:rPr>
        <w:t>Bouwen van een werkend prototype en eerste functionele tests uitvoeren.</w:t>
      </w:r>
    </w:p>
    <w:p w14:paraId="32E3643B" w14:textId="261AA361" w:rsidR="002900B5" w:rsidRPr="00462DB7" w:rsidRDefault="003803EC" w:rsidP="002900B5">
      <w:pPr>
        <w:numPr>
          <w:ilvl w:val="0"/>
          <w:numId w:val="32"/>
        </w:numPr>
        <w:jc w:val="left"/>
        <w:rPr>
          <w:rFonts w:ascii="Arial" w:hAnsi="Arial" w:cs="Arial"/>
        </w:rPr>
      </w:pPr>
      <w:r w:rsidRPr="00462DB7">
        <w:rPr>
          <w:rFonts w:ascii="Arial" w:hAnsi="Arial" w:cs="Arial"/>
        </w:rPr>
        <w:t>H</w:t>
      </w:r>
      <w:r w:rsidR="00302F4C" w:rsidRPr="00302F4C">
        <w:rPr>
          <w:rFonts w:ascii="Arial" w:hAnsi="Arial" w:cs="Arial"/>
        </w:rPr>
        <w:t xml:space="preserve">et systeem </w:t>
      </w:r>
      <w:r w:rsidRPr="00462DB7">
        <w:rPr>
          <w:rFonts w:ascii="Arial" w:hAnsi="Arial" w:cs="Arial"/>
        </w:rPr>
        <w:t xml:space="preserve">verbeteren </w:t>
      </w:r>
      <w:r w:rsidR="00302F4C" w:rsidRPr="00302F4C">
        <w:rPr>
          <w:rFonts w:ascii="Arial" w:hAnsi="Arial" w:cs="Arial"/>
        </w:rPr>
        <w:t>op basis van testresultaten.</w:t>
      </w:r>
    </w:p>
    <w:p w14:paraId="3FAB8CCD" w14:textId="77777777" w:rsidR="008235FF" w:rsidRPr="00462DB7" w:rsidRDefault="008235FF" w:rsidP="008235FF">
      <w:pPr>
        <w:jc w:val="left"/>
        <w:rPr>
          <w:rFonts w:ascii="Arial" w:hAnsi="Arial" w:cs="Arial"/>
        </w:rPr>
      </w:pPr>
    </w:p>
    <w:p w14:paraId="0611991F" w14:textId="1EFB89D5" w:rsidR="00302F4C" w:rsidRPr="00302F4C" w:rsidRDefault="00302F4C" w:rsidP="002900B5">
      <w:pPr>
        <w:jc w:val="left"/>
        <w:rPr>
          <w:rFonts w:ascii="Arial" w:hAnsi="Arial" w:cs="Arial"/>
          <w:b/>
          <w:bCs/>
        </w:rPr>
      </w:pPr>
      <w:r w:rsidRPr="00302F4C">
        <w:rPr>
          <w:rFonts w:ascii="Arial" w:hAnsi="Arial" w:cs="Arial"/>
          <w:b/>
          <w:bCs/>
        </w:rPr>
        <w:t>4. Beheren</w:t>
      </w:r>
    </w:p>
    <w:p w14:paraId="6C2BEB56" w14:textId="77777777" w:rsidR="00302F4C" w:rsidRPr="00302F4C" w:rsidRDefault="00302F4C" w:rsidP="00302F4C">
      <w:pPr>
        <w:numPr>
          <w:ilvl w:val="0"/>
          <w:numId w:val="33"/>
        </w:numPr>
        <w:jc w:val="left"/>
        <w:rPr>
          <w:rFonts w:ascii="Arial" w:hAnsi="Arial" w:cs="Arial"/>
        </w:rPr>
      </w:pPr>
      <w:r w:rsidRPr="00302F4C">
        <w:rPr>
          <w:rFonts w:ascii="Arial" w:hAnsi="Arial" w:cs="Arial"/>
        </w:rPr>
        <w:t>Opstellen en bewaken van de projectplanning en fasering.</w:t>
      </w:r>
    </w:p>
    <w:p w14:paraId="6BF04178" w14:textId="77777777" w:rsidR="00302F4C" w:rsidRPr="00302F4C" w:rsidRDefault="00302F4C" w:rsidP="00302F4C">
      <w:pPr>
        <w:numPr>
          <w:ilvl w:val="0"/>
          <w:numId w:val="33"/>
        </w:numPr>
        <w:jc w:val="left"/>
        <w:rPr>
          <w:rFonts w:ascii="Arial" w:hAnsi="Arial" w:cs="Arial"/>
        </w:rPr>
      </w:pPr>
      <w:r w:rsidRPr="00302F4C">
        <w:rPr>
          <w:rFonts w:ascii="Arial" w:hAnsi="Arial" w:cs="Arial"/>
        </w:rPr>
        <w:t>Documenteren van ontwerpkeuzes, testresultaten en optimalisaties.</w:t>
      </w:r>
    </w:p>
    <w:p w14:paraId="7B0C82EA" w14:textId="5AEBA45C" w:rsidR="00302F4C" w:rsidRPr="00302F4C" w:rsidRDefault="00302F4C" w:rsidP="00302F4C">
      <w:pPr>
        <w:numPr>
          <w:ilvl w:val="0"/>
          <w:numId w:val="33"/>
        </w:numPr>
        <w:jc w:val="left"/>
        <w:rPr>
          <w:rFonts w:ascii="Arial" w:hAnsi="Arial" w:cs="Arial"/>
        </w:rPr>
      </w:pPr>
      <w:r w:rsidRPr="00302F4C">
        <w:rPr>
          <w:rFonts w:ascii="Arial" w:hAnsi="Arial" w:cs="Arial"/>
        </w:rPr>
        <w:t xml:space="preserve">Structureren van code en </w:t>
      </w:r>
      <w:r w:rsidR="001A5B41" w:rsidRPr="00462DB7">
        <w:rPr>
          <w:rFonts w:ascii="Arial" w:hAnsi="Arial" w:cs="Arial"/>
        </w:rPr>
        <w:t>hardware keuzes</w:t>
      </w:r>
      <w:r w:rsidRPr="00302F4C">
        <w:rPr>
          <w:rFonts w:ascii="Arial" w:hAnsi="Arial" w:cs="Arial"/>
        </w:rPr>
        <w:t xml:space="preserve"> voor toekomstige uitbreidingen.</w:t>
      </w:r>
    </w:p>
    <w:p w14:paraId="2A07419F" w14:textId="77777777" w:rsidR="00302F4C" w:rsidRPr="00462DB7" w:rsidRDefault="00302F4C" w:rsidP="00302F4C">
      <w:pPr>
        <w:numPr>
          <w:ilvl w:val="0"/>
          <w:numId w:val="33"/>
        </w:numPr>
        <w:jc w:val="left"/>
        <w:rPr>
          <w:rFonts w:ascii="Arial" w:hAnsi="Arial" w:cs="Arial"/>
        </w:rPr>
      </w:pPr>
      <w:r w:rsidRPr="00302F4C">
        <w:rPr>
          <w:rFonts w:ascii="Arial" w:hAnsi="Arial" w:cs="Arial"/>
        </w:rPr>
        <w:t>Periodieke rapportage aan begeleiders en stakeholders.</w:t>
      </w:r>
    </w:p>
    <w:p w14:paraId="736D38EA" w14:textId="5888F995" w:rsidR="00302F4C" w:rsidRPr="00302F4C" w:rsidRDefault="00302F4C" w:rsidP="002900B5">
      <w:pPr>
        <w:jc w:val="left"/>
        <w:rPr>
          <w:rFonts w:ascii="Arial" w:hAnsi="Arial" w:cs="Arial"/>
          <w:b/>
          <w:bCs/>
        </w:rPr>
      </w:pPr>
      <w:r w:rsidRPr="00302F4C">
        <w:rPr>
          <w:rFonts w:ascii="Arial" w:hAnsi="Arial" w:cs="Arial"/>
          <w:b/>
          <w:bCs/>
        </w:rPr>
        <w:lastRenderedPageBreak/>
        <w:t>5. Managen</w:t>
      </w:r>
    </w:p>
    <w:p w14:paraId="402D6623" w14:textId="77777777" w:rsidR="00302F4C" w:rsidRPr="00302F4C" w:rsidRDefault="00302F4C" w:rsidP="00302F4C">
      <w:pPr>
        <w:numPr>
          <w:ilvl w:val="0"/>
          <w:numId w:val="34"/>
        </w:numPr>
        <w:jc w:val="left"/>
        <w:rPr>
          <w:rFonts w:ascii="Arial" w:hAnsi="Arial" w:cs="Arial"/>
        </w:rPr>
      </w:pPr>
      <w:r w:rsidRPr="00302F4C">
        <w:rPr>
          <w:rFonts w:ascii="Arial" w:hAnsi="Arial" w:cs="Arial"/>
        </w:rPr>
        <w:t>Zorgen voor een tijdige en succesvolle afronding van het project.</w:t>
      </w:r>
    </w:p>
    <w:p w14:paraId="28B433BE" w14:textId="77777777" w:rsidR="00302F4C" w:rsidRPr="00302F4C" w:rsidRDefault="00302F4C" w:rsidP="00302F4C">
      <w:pPr>
        <w:numPr>
          <w:ilvl w:val="0"/>
          <w:numId w:val="34"/>
        </w:numPr>
        <w:jc w:val="left"/>
        <w:rPr>
          <w:rFonts w:ascii="Arial" w:hAnsi="Arial" w:cs="Arial"/>
        </w:rPr>
      </w:pPr>
      <w:r w:rsidRPr="00302F4C">
        <w:rPr>
          <w:rFonts w:ascii="Arial" w:hAnsi="Arial" w:cs="Arial"/>
        </w:rPr>
        <w:t>Prioriteren van taken en efficiënte tijdsindeling waarborgen.</w:t>
      </w:r>
    </w:p>
    <w:p w14:paraId="2431D080" w14:textId="77777777" w:rsidR="00302F4C" w:rsidRPr="00302F4C" w:rsidRDefault="00302F4C" w:rsidP="00302F4C">
      <w:pPr>
        <w:numPr>
          <w:ilvl w:val="0"/>
          <w:numId w:val="34"/>
        </w:numPr>
        <w:jc w:val="left"/>
        <w:rPr>
          <w:rFonts w:ascii="Arial" w:hAnsi="Arial" w:cs="Arial"/>
        </w:rPr>
      </w:pPr>
      <w:r w:rsidRPr="00302F4C">
        <w:rPr>
          <w:rFonts w:ascii="Arial" w:hAnsi="Arial" w:cs="Arial"/>
        </w:rPr>
        <w:t>Problemen en tegenslagen signaleren en hierop anticiperen.</w:t>
      </w:r>
    </w:p>
    <w:p w14:paraId="26187520" w14:textId="77777777" w:rsidR="00302F4C" w:rsidRPr="00302F4C" w:rsidRDefault="00302F4C" w:rsidP="00302F4C">
      <w:pPr>
        <w:numPr>
          <w:ilvl w:val="0"/>
          <w:numId w:val="34"/>
        </w:numPr>
        <w:jc w:val="left"/>
        <w:rPr>
          <w:rFonts w:ascii="Arial" w:hAnsi="Arial" w:cs="Arial"/>
        </w:rPr>
      </w:pPr>
      <w:r w:rsidRPr="00302F4C">
        <w:rPr>
          <w:rFonts w:ascii="Arial" w:hAnsi="Arial" w:cs="Arial"/>
        </w:rPr>
        <w:t>Zorgen voor een goede afstemming met stakeholders en gebruikers.</w:t>
      </w:r>
    </w:p>
    <w:p w14:paraId="3B2A2656" w14:textId="77777777" w:rsidR="002900B5" w:rsidRPr="00462DB7" w:rsidRDefault="002900B5" w:rsidP="002900B5">
      <w:pPr>
        <w:jc w:val="left"/>
        <w:rPr>
          <w:rFonts w:ascii="Arial" w:hAnsi="Arial" w:cs="Arial"/>
          <w:b/>
          <w:bCs/>
        </w:rPr>
      </w:pPr>
    </w:p>
    <w:p w14:paraId="13521010" w14:textId="1C9FD7E5" w:rsidR="00302F4C" w:rsidRPr="00302F4C" w:rsidRDefault="00302F4C" w:rsidP="002900B5">
      <w:pPr>
        <w:jc w:val="left"/>
        <w:rPr>
          <w:rFonts w:ascii="Arial" w:hAnsi="Arial" w:cs="Arial"/>
          <w:b/>
          <w:bCs/>
        </w:rPr>
      </w:pPr>
      <w:r w:rsidRPr="00302F4C">
        <w:rPr>
          <w:rFonts w:ascii="Arial" w:hAnsi="Arial" w:cs="Arial"/>
          <w:b/>
          <w:bCs/>
        </w:rPr>
        <w:t>6. Adviseren</w:t>
      </w:r>
    </w:p>
    <w:p w14:paraId="52C8474C" w14:textId="77777777" w:rsidR="00302F4C" w:rsidRPr="00302F4C" w:rsidRDefault="00302F4C" w:rsidP="00302F4C">
      <w:pPr>
        <w:numPr>
          <w:ilvl w:val="0"/>
          <w:numId w:val="35"/>
        </w:numPr>
        <w:jc w:val="left"/>
        <w:rPr>
          <w:rFonts w:ascii="Arial" w:hAnsi="Arial" w:cs="Arial"/>
        </w:rPr>
      </w:pPr>
      <w:r w:rsidRPr="00302F4C">
        <w:rPr>
          <w:rFonts w:ascii="Arial" w:hAnsi="Arial" w:cs="Arial"/>
        </w:rPr>
        <w:t>Stakeholders informeren over de mogelijkheden en beperkingen van de datalogger.</w:t>
      </w:r>
    </w:p>
    <w:p w14:paraId="3A745F79" w14:textId="497B710A" w:rsidR="00C20947" w:rsidRPr="00302F4C" w:rsidRDefault="00302F4C" w:rsidP="00BD3EE3">
      <w:pPr>
        <w:numPr>
          <w:ilvl w:val="0"/>
          <w:numId w:val="35"/>
        </w:numPr>
        <w:jc w:val="left"/>
        <w:rPr>
          <w:rFonts w:ascii="Arial" w:hAnsi="Arial" w:cs="Arial"/>
        </w:rPr>
      </w:pPr>
      <w:r w:rsidRPr="00302F4C">
        <w:rPr>
          <w:rFonts w:ascii="Arial" w:hAnsi="Arial" w:cs="Arial"/>
        </w:rPr>
        <w:t>Beoordelen of de gekozen oplossing voldoet aan de forensische eisen.</w:t>
      </w:r>
    </w:p>
    <w:p w14:paraId="31587968" w14:textId="77777777" w:rsidR="002900B5" w:rsidRPr="00462DB7" w:rsidRDefault="002900B5" w:rsidP="002900B5">
      <w:pPr>
        <w:jc w:val="left"/>
        <w:rPr>
          <w:rFonts w:ascii="Arial" w:hAnsi="Arial" w:cs="Arial"/>
          <w:b/>
          <w:bCs/>
        </w:rPr>
      </w:pPr>
    </w:p>
    <w:p w14:paraId="611AD025" w14:textId="5B0D8948" w:rsidR="00302F4C" w:rsidRPr="00302F4C" w:rsidRDefault="00302F4C" w:rsidP="002900B5">
      <w:pPr>
        <w:jc w:val="left"/>
        <w:rPr>
          <w:rFonts w:ascii="Arial" w:hAnsi="Arial" w:cs="Arial"/>
          <w:b/>
          <w:bCs/>
        </w:rPr>
      </w:pPr>
      <w:r w:rsidRPr="00302F4C">
        <w:rPr>
          <w:rFonts w:ascii="Arial" w:hAnsi="Arial" w:cs="Arial"/>
          <w:b/>
          <w:bCs/>
        </w:rPr>
        <w:t>7. Onderzoeken</w:t>
      </w:r>
    </w:p>
    <w:p w14:paraId="5CB00BAF" w14:textId="77777777" w:rsidR="00302F4C" w:rsidRPr="00302F4C" w:rsidRDefault="00302F4C" w:rsidP="00302F4C">
      <w:pPr>
        <w:numPr>
          <w:ilvl w:val="0"/>
          <w:numId w:val="36"/>
        </w:numPr>
        <w:jc w:val="left"/>
        <w:rPr>
          <w:rFonts w:ascii="Arial" w:hAnsi="Arial" w:cs="Arial"/>
        </w:rPr>
      </w:pPr>
      <w:r w:rsidRPr="00302F4C">
        <w:rPr>
          <w:rFonts w:ascii="Arial" w:hAnsi="Arial" w:cs="Arial"/>
        </w:rPr>
        <w:t>Vergelijken van verschillende hardware- en softwareopties voor de datalogger.</w:t>
      </w:r>
    </w:p>
    <w:p w14:paraId="68BD1628" w14:textId="77777777" w:rsidR="00302F4C" w:rsidRPr="00302F4C" w:rsidRDefault="00302F4C" w:rsidP="00302F4C">
      <w:pPr>
        <w:numPr>
          <w:ilvl w:val="0"/>
          <w:numId w:val="36"/>
        </w:numPr>
        <w:jc w:val="left"/>
        <w:rPr>
          <w:rFonts w:ascii="Arial" w:hAnsi="Arial" w:cs="Arial"/>
        </w:rPr>
      </w:pPr>
      <w:r w:rsidRPr="00302F4C">
        <w:rPr>
          <w:rFonts w:ascii="Arial" w:hAnsi="Arial" w:cs="Arial"/>
        </w:rPr>
        <w:t>Onderzoeken hoe de timing van de meetgegevens geoptimaliseerd kan worden.</w:t>
      </w:r>
    </w:p>
    <w:p w14:paraId="3907F7B7" w14:textId="77777777" w:rsidR="00302F4C" w:rsidRPr="00302F4C" w:rsidRDefault="00302F4C" w:rsidP="00302F4C">
      <w:pPr>
        <w:numPr>
          <w:ilvl w:val="0"/>
          <w:numId w:val="36"/>
        </w:numPr>
        <w:jc w:val="left"/>
        <w:rPr>
          <w:rFonts w:ascii="Arial" w:hAnsi="Arial" w:cs="Arial"/>
        </w:rPr>
      </w:pPr>
      <w:r w:rsidRPr="00302F4C">
        <w:rPr>
          <w:rFonts w:ascii="Arial" w:hAnsi="Arial" w:cs="Arial"/>
        </w:rPr>
        <w:t>Evalueren van methoden voor foutdetectie en data-integriteit.</w:t>
      </w:r>
    </w:p>
    <w:p w14:paraId="01B6F2A3" w14:textId="77777777" w:rsidR="00302F4C" w:rsidRPr="00302F4C" w:rsidRDefault="00302F4C" w:rsidP="00302F4C">
      <w:pPr>
        <w:numPr>
          <w:ilvl w:val="0"/>
          <w:numId w:val="36"/>
        </w:numPr>
        <w:jc w:val="left"/>
        <w:rPr>
          <w:rFonts w:ascii="Arial" w:hAnsi="Arial" w:cs="Arial"/>
        </w:rPr>
      </w:pPr>
      <w:r w:rsidRPr="00302F4C">
        <w:rPr>
          <w:rFonts w:ascii="Arial" w:hAnsi="Arial" w:cs="Arial"/>
        </w:rPr>
        <w:t>Bepalen hoe de datalogger kan worden geïntegreerd in bestaande systemen.</w:t>
      </w:r>
    </w:p>
    <w:p w14:paraId="0140D626" w14:textId="77777777" w:rsidR="002900B5" w:rsidRPr="00462DB7" w:rsidRDefault="002900B5" w:rsidP="002900B5">
      <w:pPr>
        <w:jc w:val="left"/>
        <w:rPr>
          <w:rFonts w:ascii="Arial" w:hAnsi="Arial" w:cs="Arial"/>
          <w:b/>
          <w:bCs/>
        </w:rPr>
      </w:pPr>
    </w:p>
    <w:p w14:paraId="628711CF" w14:textId="2A3653FD" w:rsidR="00302F4C" w:rsidRPr="00302F4C" w:rsidRDefault="00302F4C" w:rsidP="002900B5">
      <w:pPr>
        <w:jc w:val="left"/>
        <w:rPr>
          <w:rFonts w:ascii="Arial" w:hAnsi="Arial" w:cs="Arial"/>
          <w:b/>
          <w:bCs/>
        </w:rPr>
      </w:pPr>
      <w:r w:rsidRPr="00302F4C">
        <w:rPr>
          <w:rFonts w:ascii="Arial" w:hAnsi="Arial" w:cs="Arial"/>
          <w:b/>
          <w:bCs/>
        </w:rPr>
        <w:t>8. Professionaliseren</w:t>
      </w:r>
    </w:p>
    <w:p w14:paraId="72C30DB0" w14:textId="77777777" w:rsidR="00302F4C" w:rsidRPr="00302F4C" w:rsidRDefault="00302F4C" w:rsidP="00302F4C">
      <w:pPr>
        <w:numPr>
          <w:ilvl w:val="0"/>
          <w:numId w:val="37"/>
        </w:numPr>
        <w:jc w:val="left"/>
        <w:rPr>
          <w:rFonts w:ascii="Arial" w:hAnsi="Arial" w:cs="Arial"/>
        </w:rPr>
      </w:pPr>
      <w:r w:rsidRPr="00302F4C">
        <w:rPr>
          <w:rFonts w:ascii="Arial" w:hAnsi="Arial" w:cs="Arial"/>
        </w:rPr>
        <w:t>Effectief communiceren met stakeholders en teamleden.</w:t>
      </w:r>
    </w:p>
    <w:p w14:paraId="3FF10176" w14:textId="77777777" w:rsidR="00302F4C" w:rsidRPr="00302F4C" w:rsidRDefault="00302F4C" w:rsidP="00302F4C">
      <w:pPr>
        <w:numPr>
          <w:ilvl w:val="0"/>
          <w:numId w:val="37"/>
        </w:numPr>
        <w:jc w:val="left"/>
        <w:rPr>
          <w:rFonts w:ascii="Arial" w:hAnsi="Arial" w:cs="Arial"/>
        </w:rPr>
      </w:pPr>
      <w:r w:rsidRPr="00302F4C">
        <w:rPr>
          <w:rFonts w:ascii="Arial" w:hAnsi="Arial" w:cs="Arial"/>
        </w:rPr>
        <w:t>Zelfstandig werken en verantwoordelijkheid nemen voor projecttaken.</w:t>
      </w:r>
    </w:p>
    <w:p w14:paraId="1BD1F4B2" w14:textId="77777777" w:rsidR="00302F4C" w:rsidRPr="00302F4C" w:rsidRDefault="00302F4C" w:rsidP="00302F4C">
      <w:pPr>
        <w:numPr>
          <w:ilvl w:val="0"/>
          <w:numId w:val="37"/>
        </w:numPr>
        <w:jc w:val="left"/>
        <w:rPr>
          <w:rFonts w:ascii="Arial" w:hAnsi="Arial" w:cs="Arial"/>
        </w:rPr>
      </w:pPr>
      <w:r w:rsidRPr="00302F4C">
        <w:rPr>
          <w:rFonts w:ascii="Arial" w:hAnsi="Arial" w:cs="Arial"/>
        </w:rPr>
        <w:t>Proactief problemen signaleren en oplossingen aandragen.</w:t>
      </w:r>
    </w:p>
    <w:p w14:paraId="60A5088F" w14:textId="77777777" w:rsidR="00302F4C" w:rsidRPr="00302F4C" w:rsidRDefault="00302F4C" w:rsidP="00302F4C">
      <w:pPr>
        <w:numPr>
          <w:ilvl w:val="0"/>
          <w:numId w:val="37"/>
        </w:numPr>
        <w:jc w:val="left"/>
        <w:rPr>
          <w:rFonts w:ascii="Arial" w:hAnsi="Arial" w:cs="Arial"/>
        </w:rPr>
      </w:pPr>
      <w:r w:rsidRPr="00302F4C">
        <w:rPr>
          <w:rFonts w:ascii="Arial" w:hAnsi="Arial" w:cs="Arial"/>
        </w:rPr>
        <w:t>Reflecteren op eigen werkwijze en feedback toepassen.</w:t>
      </w:r>
    </w:p>
    <w:p w14:paraId="3CEC8D48" w14:textId="45BCEC81" w:rsidR="006727F7" w:rsidRPr="00462DB7" w:rsidRDefault="006727F7" w:rsidP="006727F7">
      <w:pPr>
        <w:pStyle w:val="Kop2"/>
        <w:rPr>
          <w:rStyle w:val="Kop2Char"/>
          <w:rFonts w:ascii="Arial" w:hAnsi="Arial" w:cs="Arial"/>
          <w:b/>
          <w:bCs/>
        </w:rPr>
      </w:pPr>
      <w:bookmarkStart w:id="81" w:name="_Toc190095029"/>
      <w:r w:rsidRPr="00462DB7">
        <w:rPr>
          <w:rStyle w:val="Kop2Char"/>
          <w:rFonts w:ascii="Arial" w:hAnsi="Arial" w:cs="Arial"/>
          <w:b/>
          <w:bCs/>
        </w:rPr>
        <w:t>Activiteiten en Reflectie</w:t>
      </w:r>
      <w:bookmarkEnd w:id="81"/>
    </w:p>
    <w:p w14:paraId="6FA38729" w14:textId="7D8D24F4" w:rsidR="00672948" w:rsidRPr="00462DB7" w:rsidRDefault="00672948" w:rsidP="00672948">
      <w:pPr>
        <w:rPr>
          <w:rFonts w:ascii="Arial" w:hAnsi="Arial" w:cs="Arial"/>
          <w:szCs w:val="20"/>
        </w:rPr>
      </w:pPr>
      <w:r w:rsidRPr="00462DB7">
        <w:rPr>
          <w:rFonts w:ascii="Arial" w:hAnsi="Arial" w:cs="Arial"/>
          <w:szCs w:val="20"/>
        </w:rPr>
        <w:t xml:space="preserve">Tijdens dit afstudeerproject voer ik </w:t>
      </w:r>
      <w:r w:rsidR="005003EE" w:rsidRPr="00462DB7">
        <w:rPr>
          <w:rFonts w:ascii="Arial" w:hAnsi="Arial" w:cs="Arial"/>
          <w:szCs w:val="20"/>
        </w:rPr>
        <w:t>verschillende</w:t>
      </w:r>
      <w:r w:rsidRPr="00462DB7">
        <w:rPr>
          <w:rFonts w:ascii="Arial" w:hAnsi="Arial" w:cs="Arial"/>
          <w:szCs w:val="20"/>
        </w:rPr>
        <w:t xml:space="preserve"> activiteiten</w:t>
      </w:r>
      <w:r w:rsidR="005003EE" w:rsidRPr="00462DB7">
        <w:rPr>
          <w:rFonts w:ascii="Arial" w:hAnsi="Arial" w:cs="Arial"/>
          <w:szCs w:val="20"/>
        </w:rPr>
        <w:t xml:space="preserve"> zelfstandig</w:t>
      </w:r>
      <w:r w:rsidRPr="00462DB7">
        <w:rPr>
          <w:rFonts w:ascii="Arial" w:hAnsi="Arial" w:cs="Arial"/>
          <w:szCs w:val="20"/>
        </w:rPr>
        <w:t xml:space="preserve"> uit die bijdragen aan de ontwikkeling van de hierboven beschreven competenties. </w:t>
      </w:r>
      <w:commentRangeStart w:id="82"/>
      <w:r w:rsidRPr="00462DB7">
        <w:rPr>
          <w:rFonts w:ascii="Arial" w:hAnsi="Arial" w:cs="Arial"/>
          <w:szCs w:val="20"/>
        </w:rPr>
        <w:t>Deze acti</w:t>
      </w:r>
      <w:commentRangeEnd w:id="82"/>
      <w:r w:rsidR="00A8040E">
        <w:rPr>
          <w:rStyle w:val="Verwijzingopmerking"/>
          <w:rFonts w:ascii="Arial" w:eastAsia="Times New Roman" w:hAnsi="Arial" w:cs="Times New Roman"/>
          <w:szCs w:val="20"/>
          <w:lang w:eastAsia="nl-NL"/>
        </w:rPr>
        <w:commentReference w:id="82"/>
      </w:r>
      <w:r w:rsidRPr="00462DB7">
        <w:rPr>
          <w:rFonts w:ascii="Arial" w:hAnsi="Arial" w:cs="Arial"/>
          <w:szCs w:val="20"/>
        </w:rPr>
        <w:t xml:space="preserve">viteiten omvatten zowel </w:t>
      </w:r>
      <w:r w:rsidRPr="00462DB7">
        <w:rPr>
          <w:rStyle w:val="Zwaar"/>
          <w:rFonts w:ascii="Arial" w:hAnsi="Arial" w:cs="Arial"/>
          <w:b w:val="0"/>
          <w:bCs w:val="0"/>
          <w:szCs w:val="20"/>
        </w:rPr>
        <w:t>technische taken</w:t>
      </w:r>
      <w:r w:rsidRPr="00462DB7">
        <w:rPr>
          <w:rFonts w:ascii="Arial" w:hAnsi="Arial" w:cs="Arial"/>
          <w:szCs w:val="20"/>
        </w:rPr>
        <w:t>, zoals het analyseren van eisen en het ontwikkelen van firmware, als</w:t>
      </w:r>
      <w:r w:rsidRPr="00462DB7">
        <w:rPr>
          <w:rFonts w:ascii="Arial" w:hAnsi="Arial" w:cs="Arial"/>
          <w:b/>
          <w:bCs/>
          <w:szCs w:val="20"/>
        </w:rPr>
        <w:t xml:space="preserve"> </w:t>
      </w:r>
      <w:r w:rsidRPr="00462DB7">
        <w:rPr>
          <w:rStyle w:val="Zwaar"/>
          <w:rFonts w:ascii="Arial" w:hAnsi="Arial" w:cs="Arial"/>
          <w:b w:val="0"/>
          <w:bCs w:val="0"/>
          <w:szCs w:val="20"/>
        </w:rPr>
        <w:t>organisatorische en communicatieve taken</w:t>
      </w:r>
      <w:r w:rsidRPr="00462DB7">
        <w:rPr>
          <w:rFonts w:ascii="Arial" w:hAnsi="Arial" w:cs="Arial"/>
          <w:szCs w:val="20"/>
        </w:rPr>
        <w:t>, zoals het beheren van de projectplanning en het afstemmen met stakeholders.</w:t>
      </w:r>
    </w:p>
    <w:p w14:paraId="26C16CA7" w14:textId="77777777" w:rsidR="00672948" w:rsidRPr="00462DB7" w:rsidRDefault="00672948" w:rsidP="00672948">
      <w:pPr>
        <w:rPr>
          <w:rFonts w:ascii="Arial" w:hAnsi="Arial" w:cs="Arial"/>
          <w:szCs w:val="20"/>
        </w:rPr>
      </w:pPr>
    </w:p>
    <w:p w14:paraId="1AE709CF" w14:textId="55E227C2" w:rsidR="00555F24" w:rsidRPr="00462DB7" w:rsidRDefault="00672948" w:rsidP="00672948">
      <w:pPr>
        <w:rPr>
          <w:rFonts w:ascii="Arial" w:hAnsi="Arial" w:cs="Arial"/>
          <w:szCs w:val="20"/>
        </w:rPr>
      </w:pPr>
      <w:r w:rsidRPr="00462DB7">
        <w:rPr>
          <w:rFonts w:ascii="Arial" w:hAnsi="Arial" w:cs="Arial"/>
          <w:szCs w:val="20"/>
        </w:rPr>
        <w:t xml:space="preserve">Om de voortgang van mijn competentieontwikkeling te bewaken, maak ik gebruik van </w:t>
      </w:r>
      <w:r w:rsidRPr="00462DB7">
        <w:rPr>
          <w:rStyle w:val="Zwaar"/>
          <w:rFonts w:ascii="Arial" w:hAnsi="Arial" w:cs="Arial"/>
          <w:b w:val="0"/>
          <w:bCs w:val="0"/>
          <w:szCs w:val="20"/>
        </w:rPr>
        <w:t>tussentijdse</w:t>
      </w:r>
      <w:r w:rsidRPr="00462DB7">
        <w:rPr>
          <w:rStyle w:val="Zwaar"/>
          <w:rFonts w:ascii="Arial" w:hAnsi="Arial" w:cs="Arial"/>
          <w:szCs w:val="20"/>
        </w:rPr>
        <w:t xml:space="preserve"> </w:t>
      </w:r>
      <w:r w:rsidRPr="00462DB7">
        <w:rPr>
          <w:rStyle w:val="Zwaar"/>
          <w:rFonts w:ascii="Arial" w:hAnsi="Arial" w:cs="Arial"/>
          <w:b w:val="0"/>
          <w:bCs w:val="0"/>
          <w:szCs w:val="20"/>
        </w:rPr>
        <w:t>evaluaties</w:t>
      </w:r>
      <w:r w:rsidRPr="00462DB7">
        <w:rPr>
          <w:rFonts w:ascii="Arial" w:hAnsi="Arial" w:cs="Arial"/>
          <w:szCs w:val="20"/>
        </w:rPr>
        <w:t>. Dit doe ik door mijn werkzaamheden periodiek te reflecteren, feedback te verzamelen en waar nodig mijn werkwijze aan te passen.</w:t>
      </w:r>
    </w:p>
    <w:bookmarkStart w:id="83" w:name="_Toc190095030" w:displacedByCustomXml="next"/>
    <w:sdt>
      <w:sdtPr>
        <w:rPr>
          <w:rFonts w:ascii="Arial" w:eastAsiaTheme="minorHAnsi" w:hAnsi="Arial" w:cs="Arial"/>
          <w:b w:val="0"/>
          <w:color w:val="auto"/>
          <w:sz w:val="20"/>
          <w:szCs w:val="22"/>
        </w:rPr>
        <w:id w:val="-1268694906"/>
        <w:docPartObj>
          <w:docPartGallery w:val="Bibliographies"/>
          <w:docPartUnique/>
        </w:docPartObj>
      </w:sdtPr>
      <w:sdtContent>
        <w:p w14:paraId="398443CE" w14:textId="18FA6CE9" w:rsidR="00DC1636" w:rsidRPr="00462DB7" w:rsidRDefault="00DC1636">
          <w:pPr>
            <w:pStyle w:val="Kop1"/>
            <w:rPr>
              <w:rFonts w:ascii="Arial" w:hAnsi="Arial" w:cs="Arial"/>
            </w:rPr>
          </w:pPr>
          <w:r w:rsidRPr="00462DB7">
            <w:rPr>
              <w:rFonts w:ascii="Arial" w:hAnsi="Arial" w:cs="Arial"/>
            </w:rPr>
            <w:t>Bibliografie</w:t>
          </w:r>
          <w:bookmarkEnd w:id="83"/>
        </w:p>
        <w:sdt>
          <w:sdtPr>
            <w:rPr>
              <w:rFonts w:ascii="Arial" w:hAnsi="Arial" w:cs="Arial"/>
            </w:rPr>
            <w:id w:val="111145805"/>
            <w:bibliography/>
          </w:sdtPr>
          <w:sdtContent>
            <w:p w14:paraId="284A75CD" w14:textId="77777777" w:rsidR="00DC1636" w:rsidRPr="00462DB7" w:rsidRDefault="00DC1636" w:rsidP="00DC1636">
              <w:pPr>
                <w:pStyle w:val="Bibliografie"/>
                <w:ind w:left="720" w:hanging="720"/>
                <w:rPr>
                  <w:rFonts w:ascii="Arial" w:hAnsi="Arial" w:cs="Arial"/>
                  <w:noProof/>
                  <w:sz w:val="24"/>
                  <w:szCs w:val="24"/>
                </w:rPr>
              </w:pPr>
              <w:r w:rsidRPr="00462DB7">
                <w:rPr>
                  <w:rFonts w:ascii="Arial" w:hAnsi="Arial" w:cs="Arial"/>
                </w:rPr>
                <w:fldChar w:fldCharType="begin"/>
              </w:r>
              <w:r w:rsidRPr="00462DB7">
                <w:rPr>
                  <w:rFonts w:ascii="Arial" w:hAnsi="Arial" w:cs="Arial"/>
                </w:rPr>
                <w:instrText>BIBLIOGRAPHY</w:instrText>
              </w:r>
              <w:r w:rsidRPr="00462DB7">
                <w:rPr>
                  <w:rFonts w:ascii="Arial" w:hAnsi="Arial" w:cs="Arial"/>
                </w:rPr>
                <w:fldChar w:fldCharType="separate"/>
              </w:r>
              <w:r w:rsidRPr="00462DB7">
                <w:rPr>
                  <w:rFonts w:ascii="Arial" w:hAnsi="Arial" w:cs="Arial"/>
                  <w:noProof/>
                </w:rPr>
                <w:t xml:space="preserve">Steenbergen, R. (2024). </w:t>
              </w:r>
              <w:r w:rsidRPr="00462DB7">
                <w:rPr>
                  <w:rFonts w:ascii="Arial" w:hAnsi="Arial" w:cs="Arial"/>
                  <w:i/>
                  <w:iCs/>
                  <w:noProof/>
                </w:rPr>
                <w:t>Afstudeergids AD Engineering 2024-2025.</w:t>
              </w:r>
              <w:r w:rsidRPr="00462DB7">
                <w:rPr>
                  <w:rFonts w:ascii="Arial" w:hAnsi="Arial" w:cs="Arial"/>
                  <w:noProof/>
                </w:rPr>
                <w:t xml:space="preserve"> Arnhem.</w:t>
              </w:r>
            </w:p>
            <w:p w14:paraId="2F9A0F37" w14:textId="5F096DCA" w:rsidR="00DC1636" w:rsidRPr="00462DB7" w:rsidRDefault="00DC1636" w:rsidP="00DC1636">
              <w:pPr>
                <w:rPr>
                  <w:rFonts w:ascii="Arial" w:hAnsi="Arial" w:cs="Arial"/>
                </w:rPr>
              </w:pPr>
              <w:r w:rsidRPr="00462DB7">
                <w:rPr>
                  <w:rFonts w:ascii="Arial" w:hAnsi="Arial" w:cs="Arial"/>
                  <w:b/>
                  <w:bCs/>
                </w:rPr>
                <w:fldChar w:fldCharType="end"/>
              </w:r>
            </w:p>
          </w:sdtContent>
        </w:sdt>
      </w:sdtContent>
    </w:sdt>
    <w:p w14:paraId="1BA1BFBF" w14:textId="09899232" w:rsidR="00B839AA" w:rsidRPr="00462DB7" w:rsidRDefault="00B839AA" w:rsidP="00785FEB">
      <w:pPr>
        <w:pStyle w:val="Kop1"/>
        <w:rPr>
          <w:rFonts w:ascii="Arial" w:hAnsi="Arial" w:cs="Arial"/>
        </w:rPr>
      </w:pPr>
      <w:bookmarkStart w:id="84" w:name="_Toc190095031"/>
      <w:r w:rsidRPr="00462DB7">
        <w:rPr>
          <w:rStyle w:val="Zwaar"/>
          <w:rFonts w:ascii="Arial" w:hAnsi="Arial" w:cs="Arial"/>
          <w:b/>
          <w:bCs w:val="0"/>
        </w:rPr>
        <w:t>Conclusie</w:t>
      </w:r>
      <w:bookmarkEnd w:id="84"/>
    </w:p>
    <w:p w14:paraId="2745C0A7" w14:textId="77777777" w:rsidR="00B839AA" w:rsidRPr="00462DB7" w:rsidRDefault="00B839AA" w:rsidP="00B839AA">
      <w:pPr>
        <w:pStyle w:val="Normaalweb"/>
        <w:rPr>
          <w:rFonts w:ascii="Arial" w:hAnsi="Arial" w:cs="Arial"/>
          <w:sz w:val="20"/>
          <w:szCs w:val="20"/>
        </w:rPr>
      </w:pPr>
      <w:r w:rsidRPr="00462DB7">
        <w:rPr>
          <w:rFonts w:ascii="Arial" w:hAnsi="Arial" w:cs="Arial"/>
          <w:sz w:val="20"/>
          <w:szCs w:val="20"/>
        </w:rPr>
        <w:t>Dit plan van aanpak dient als leidraad voor het uitvoeren van de afstudeeropdracht. Het biedt een gestructureerde werkwijze en duidelijke doelen om de opdracht succesvol af te ronden. Aanpassingen in het plan worden onderbouwd en besproken met de begeleiders.</w:t>
      </w:r>
    </w:p>
    <w:p w14:paraId="2B5310A7" w14:textId="13D9A155" w:rsidR="00B839AA" w:rsidRPr="00462DB7" w:rsidRDefault="00B839AA" w:rsidP="00EA66B4">
      <w:pPr>
        <w:pStyle w:val="Kop2"/>
        <w:rPr>
          <w:rFonts w:ascii="Arial" w:hAnsi="Arial" w:cs="Arial"/>
        </w:rPr>
      </w:pPr>
      <w:bookmarkStart w:id="85" w:name="_Toc190095032"/>
      <w:r w:rsidRPr="00462DB7">
        <w:rPr>
          <w:rStyle w:val="Zwaar"/>
          <w:rFonts w:ascii="Arial" w:hAnsi="Arial" w:cs="Arial"/>
          <w:b/>
          <w:bCs w:val="0"/>
        </w:rPr>
        <w:t>Goedkeuring en Handtekeningen</w:t>
      </w:r>
      <w:bookmarkEnd w:id="85"/>
    </w:p>
    <w:p w14:paraId="3E629B3C" w14:textId="77777777" w:rsidR="00F06257" w:rsidRPr="00462DB7" w:rsidRDefault="00B839AA" w:rsidP="00B839AA">
      <w:pPr>
        <w:pStyle w:val="Normaalweb"/>
        <w:rPr>
          <w:rFonts w:ascii="Arial" w:hAnsi="Arial" w:cs="Arial"/>
          <w:sz w:val="20"/>
          <w:szCs w:val="20"/>
        </w:rPr>
      </w:pPr>
      <w:r w:rsidRPr="00462DB7">
        <w:rPr>
          <w:rStyle w:val="Zwaar"/>
          <w:rFonts w:ascii="Arial" w:eastAsiaTheme="majorEastAsia" w:hAnsi="Arial" w:cs="Arial"/>
          <w:sz w:val="20"/>
          <w:szCs w:val="20"/>
        </w:rPr>
        <w:t>Naam student</w:t>
      </w:r>
      <w:r w:rsidRPr="00462DB7">
        <w:rPr>
          <w:rFonts w:ascii="Arial" w:hAnsi="Arial" w:cs="Arial"/>
          <w:sz w:val="20"/>
          <w:szCs w:val="20"/>
        </w:rPr>
        <w:t xml:space="preserve">: </w:t>
      </w:r>
      <w:r w:rsidR="00F06257" w:rsidRPr="00462DB7">
        <w:rPr>
          <w:rFonts w:ascii="Arial" w:hAnsi="Arial" w:cs="Arial"/>
          <w:sz w:val="20"/>
          <w:szCs w:val="20"/>
        </w:rPr>
        <w:t>Maarten van Riel</w:t>
      </w:r>
    </w:p>
    <w:p w14:paraId="5CBD7159" w14:textId="77777777" w:rsidR="00F06257" w:rsidRPr="00462DB7" w:rsidRDefault="00B839AA" w:rsidP="00B839AA">
      <w:pPr>
        <w:pStyle w:val="Normaalweb"/>
        <w:rPr>
          <w:rFonts w:ascii="Arial" w:hAnsi="Arial" w:cs="Arial"/>
          <w:sz w:val="20"/>
          <w:szCs w:val="20"/>
        </w:rPr>
      </w:pPr>
      <w:r w:rsidRPr="00462DB7">
        <w:rPr>
          <w:rFonts w:ascii="Arial" w:hAnsi="Arial" w:cs="Arial"/>
          <w:sz w:val="20"/>
          <w:szCs w:val="20"/>
        </w:rPr>
        <w:br/>
      </w:r>
      <w:r w:rsidRPr="00462DB7">
        <w:rPr>
          <w:rStyle w:val="Zwaar"/>
          <w:rFonts w:ascii="Arial" w:eastAsiaTheme="majorEastAsia" w:hAnsi="Arial" w:cs="Arial"/>
          <w:sz w:val="20"/>
          <w:szCs w:val="20"/>
        </w:rPr>
        <w:t>Bedrijfsbegeleider</w:t>
      </w:r>
      <w:r w:rsidRPr="00462DB7">
        <w:rPr>
          <w:rFonts w:ascii="Arial" w:hAnsi="Arial" w:cs="Arial"/>
          <w:sz w:val="20"/>
          <w:szCs w:val="20"/>
        </w:rPr>
        <w:t xml:space="preserve">: </w:t>
      </w:r>
      <w:r w:rsidR="00F06257" w:rsidRPr="00462DB7">
        <w:rPr>
          <w:rFonts w:ascii="Arial" w:hAnsi="Arial" w:cs="Arial"/>
          <w:sz w:val="20"/>
          <w:szCs w:val="20"/>
        </w:rPr>
        <w:t>Mark Bos</w:t>
      </w:r>
    </w:p>
    <w:p w14:paraId="7A331DD3" w14:textId="1E772DDD" w:rsidR="000F649A" w:rsidRPr="00462DB7" w:rsidRDefault="00B839AA" w:rsidP="00462DB7">
      <w:pPr>
        <w:pStyle w:val="Normaalweb"/>
        <w:rPr>
          <w:rFonts w:ascii="Arial" w:hAnsi="Arial" w:cs="Arial"/>
        </w:rPr>
      </w:pPr>
      <w:r w:rsidRPr="00462DB7">
        <w:rPr>
          <w:rFonts w:ascii="Arial" w:hAnsi="Arial" w:cs="Arial"/>
          <w:sz w:val="20"/>
          <w:szCs w:val="20"/>
        </w:rPr>
        <w:br/>
      </w:r>
      <w:r w:rsidRPr="00462DB7">
        <w:rPr>
          <w:rStyle w:val="Zwaar"/>
          <w:rFonts w:ascii="Arial" w:eastAsiaTheme="majorEastAsia" w:hAnsi="Arial" w:cs="Arial"/>
          <w:sz w:val="20"/>
          <w:szCs w:val="20"/>
        </w:rPr>
        <w:t>Datum</w:t>
      </w:r>
      <w:r w:rsidRPr="00462DB7">
        <w:rPr>
          <w:rFonts w:ascii="Arial" w:hAnsi="Arial" w:cs="Arial"/>
          <w:sz w:val="20"/>
          <w:szCs w:val="20"/>
        </w:rPr>
        <w:t xml:space="preserve">: </w:t>
      </w:r>
      <w:r w:rsidR="00F06257" w:rsidRPr="00462DB7">
        <w:rPr>
          <w:rFonts w:ascii="Arial" w:hAnsi="Arial" w:cs="Arial"/>
          <w:sz w:val="20"/>
          <w:szCs w:val="20"/>
        </w:rPr>
        <w:t>17 februari 2025</w:t>
      </w:r>
    </w:p>
    <w:p w14:paraId="7A1D7980" w14:textId="3AD45CD1" w:rsidR="00CB48AD" w:rsidRPr="00462DB7" w:rsidRDefault="00CB48AD" w:rsidP="003D299D">
      <w:pPr>
        <w:spacing w:after="160" w:line="259" w:lineRule="auto"/>
        <w:jc w:val="left"/>
        <w:rPr>
          <w:rFonts w:ascii="Arial" w:eastAsiaTheme="majorEastAsia" w:hAnsi="Arial" w:cs="Arial"/>
          <w:b/>
          <w:color w:val="182866"/>
          <w:sz w:val="32"/>
          <w:szCs w:val="32"/>
        </w:rPr>
      </w:pPr>
    </w:p>
    <w:sectPr w:rsidR="00CB48AD" w:rsidRPr="00462DB7" w:rsidSect="00221CCA">
      <w:headerReference w:type="default" r:id="rId22"/>
      <w:footerReference w:type="default" r:id="rId23"/>
      <w:pgSz w:w="11906" w:h="16838" w:code="9"/>
      <w:pgMar w:top="1417" w:right="1417" w:bottom="1276" w:left="1417" w:header="709" w:footer="5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0" w:author="klp34552" w:date="2025-02-18T08:48:00Z" w:initials=".">
    <w:p w14:paraId="27E18813" w14:textId="77777777" w:rsidR="00B96E4A" w:rsidRDefault="00B96E4A" w:rsidP="00B96E4A">
      <w:pPr>
        <w:pStyle w:val="Tekstopmerking"/>
      </w:pPr>
      <w:r>
        <w:rPr>
          <w:rStyle w:val="Verwijzingopmerking"/>
        </w:rPr>
        <w:annotationRef/>
      </w:r>
      <w:r>
        <w:rPr>
          <w:lang w:val="en-US"/>
        </w:rPr>
        <w:t>Deze zin loopt niet lekker</w:t>
      </w:r>
    </w:p>
  </w:comment>
  <w:comment w:id="21" w:author="klp34552" w:date="2025-02-18T08:48:00Z" w:initials=".">
    <w:p w14:paraId="746587A4" w14:textId="77777777" w:rsidR="00B96E4A" w:rsidRDefault="00B96E4A" w:rsidP="00B96E4A">
      <w:pPr>
        <w:pStyle w:val="Tekstopmerking"/>
      </w:pPr>
      <w:r>
        <w:rPr>
          <w:rStyle w:val="Verwijzingopmerking"/>
        </w:rPr>
        <w:annotationRef/>
      </w:r>
      <w:r>
        <w:rPr>
          <w:lang w:val="en-US"/>
        </w:rPr>
        <w:t>Meer als afbakening wat er in de scope valt en wat niet, afwijkingen zijn meer voor het eindrapport en hoe er mee om gegaan is lijkt mij</w:t>
      </w:r>
    </w:p>
  </w:comment>
  <w:comment w:id="23" w:author="klp34552" w:date="2025-02-18T08:49:00Z" w:initials=".">
    <w:p w14:paraId="3EAD42AF" w14:textId="77777777" w:rsidR="00B96E4A" w:rsidRDefault="00B96E4A" w:rsidP="00B96E4A">
      <w:pPr>
        <w:pStyle w:val="Tekstopmerking"/>
      </w:pPr>
      <w:r>
        <w:rPr>
          <w:rStyle w:val="Verwijzingopmerking"/>
        </w:rPr>
        <w:annotationRef/>
      </w:r>
      <w:r>
        <w:rPr>
          <w:lang w:val="en-US"/>
        </w:rPr>
        <w:t>Misschien bij zetten in de volksmond, verkeerslichten of stoplichten ?</w:t>
      </w:r>
    </w:p>
  </w:comment>
  <w:comment w:id="24" w:author="klp34552" w:date="2025-02-18T08:50:00Z" w:initials=".">
    <w:p w14:paraId="78EE0564" w14:textId="77777777" w:rsidR="00B96E4A" w:rsidRDefault="00B96E4A" w:rsidP="00B96E4A">
      <w:pPr>
        <w:pStyle w:val="Tekstopmerking"/>
      </w:pPr>
      <w:r>
        <w:rPr>
          <w:rStyle w:val="Verwijzingopmerking"/>
        </w:rPr>
        <w:annotationRef/>
      </w:r>
      <w:r>
        <w:rPr>
          <w:lang w:val="en-US"/>
        </w:rPr>
        <w:t>De detectielus in het wegdek de</w:t>
      </w:r>
    </w:p>
  </w:comment>
  <w:comment w:id="25" w:author="klp34552" w:date="2025-02-18T09:00:00Z" w:initials=".">
    <w:p w14:paraId="71C3570D" w14:textId="77777777" w:rsidR="00C1633D" w:rsidRDefault="00C1633D" w:rsidP="00C1633D">
      <w:pPr>
        <w:pStyle w:val="Tekstopmerking"/>
      </w:pPr>
      <w:r>
        <w:rPr>
          <w:rStyle w:val="Verwijzingopmerking"/>
        </w:rPr>
        <w:annotationRef/>
      </w:r>
      <w:r>
        <w:rPr>
          <w:lang w:val="en-US"/>
        </w:rPr>
        <w:t>Hier nog wat meer uitleg of uitleg bij tabel 2 zelf wat er nou aan af te lijden is of even rood omkaderen wat het belangrijkste gedeelte is</w:t>
      </w:r>
    </w:p>
  </w:comment>
  <w:comment w:id="26" w:author="klp34552" w:date="2025-02-18T08:51:00Z" w:initials=".">
    <w:p w14:paraId="5CC9E2A7" w14:textId="53433C09" w:rsidR="00B96E4A" w:rsidRDefault="00B96E4A" w:rsidP="00B96E4A">
      <w:pPr>
        <w:pStyle w:val="Tekstopmerking"/>
      </w:pPr>
      <w:r>
        <w:rPr>
          <w:rStyle w:val="Verwijzingopmerking"/>
        </w:rPr>
        <w:annotationRef/>
      </w:r>
      <w:r>
        <w:rPr>
          <w:lang w:val="en-US"/>
        </w:rPr>
        <w:t>Verschil tot wel</w:t>
      </w:r>
    </w:p>
  </w:comment>
  <w:comment w:id="27" w:author="klp34552" w:date="2025-02-18T08:51:00Z" w:initials=".">
    <w:p w14:paraId="3B47B796" w14:textId="77777777" w:rsidR="00B96E4A" w:rsidRDefault="00B96E4A" w:rsidP="00B96E4A">
      <w:pPr>
        <w:pStyle w:val="Tekstopmerking"/>
      </w:pPr>
      <w:r>
        <w:rPr>
          <w:rStyle w:val="Verwijzingopmerking"/>
        </w:rPr>
        <w:annotationRef/>
      </w:r>
      <w:r>
        <w:rPr>
          <w:lang w:val="en-US"/>
        </w:rPr>
        <w:t>Nu gestelde eisen</w:t>
      </w:r>
    </w:p>
  </w:comment>
  <w:comment w:id="28" w:author="klp34552" w:date="2025-02-18T08:55:00Z" w:initials=".">
    <w:p w14:paraId="671215D8" w14:textId="77777777" w:rsidR="00C1633D" w:rsidRDefault="00C1633D" w:rsidP="00C1633D">
      <w:pPr>
        <w:pStyle w:val="Tekstopmerking"/>
      </w:pPr>
      <w:r>
        <w:rPr>
          <w:rStyle w:val="Verwijzingopmerking"/>
        </w:rPr>
        <w:annotationRef/>
      </w:r>
      <w:r>
        <w:rPr>
          <w:lang w:val="en-US"/>
        </w:rPr>
        <w:t xml:space="preserve">Missen van </w:t>
      </w:r>
    </w:p>
  </w:comment>
  <w:comment w:id="30" w:author="klp34552" w:date="2025-02-18T08:58:00Z" w:initials=".">
    <w:p w14:paraId="5C9659FA" w14:textId="77777777" w:rsidR="00C1633D" w:rsidRDefault="00C1633D" w:rsidP="00C1633D">
      <w:pPr>
        <w:pStyle w:val="Tekstopmerking"/>
      </w:pPr>
      <w:r>
        <w:rPr>
          <w:rStyle w:val="Verwijzingopmerking"/>
        </w:rPr>
        <w:annotationRef/>
      </w:r>
      <w:r>
        <w:t>Methodieken ? Of gebruikte methoden en de verwachte resultaten</w:t>
      </w:r>
    </w:p>
  </w:comment>
  <w:comment w:id="31" w:author="klp34552" w:date="2025-02-18T08:59:00Z" w:initials=".">
    <w:p w14:paraId="1C354C9C" w14:textId="77777777" w:rsidR="00C1633D" w:rsidRDefault="00C1633D" w:rsidP="00C1633D">
      <w:pPr>
        <w:pStyle w:val="Tekstopmerking"/>
      </w:pPr>
      <w:r>
        <w:rPr>
          <w:rStyle w:val="Verwijzingopmerking"/>
        </w:rPr>
        <w:annotationRef/>
      </w:r>
      <w:r>
        <w:rPr>
          <w:lang w:val="en-US"/>
        </w:rPr>
        <w:t>Iets te vaak “en” in de zin. opsplitsen</w:t>
      </w:r>
    </w:p>
  </w:comment>
  <w:comment w:id="34" w:author="klp34552" w:date="2025-02-18T09:34:00Z" w:initials=".">
    <w:p w14:paraId="497CD18A" w14:textId="77777777" w:rsidR="00432FCF" w:rsidRDefault="00432FCF" w:rsidP="00432FCF">
      <w:pPr>
        <w:pStyle w:val="Tekstopmerking"/>
      </w:pPr>
      <w:r>
        <w:rPr>
          <w:rStyle w:val="Verwijzingopmerking"/>
        </w:rPr>
        <w:annotationRef/>
      </w:r>
      <w:r>
        <w:rPr>
          <w:lang w:val="en-US"/>
        </w:rPr>
        <w:t>Ik vind dat hij niet helemaal lekker loopt. Wellicht eerste zinnetje weglaten</w:t>
      </w:r>
    </w:p>
  </w:comment>
  <w:comment w:id="35" w:author="klp34552" w:date="2025-02-18T09:35:00Z" w:initials=".">
    <w:p w14:paraId="31FFB9B2" w14:textId="77777777" w:rsidR="00432FCF" w:rsidRDefault="00432FCF" w:rsidP="00432FCF">
      <w:pPr>
        <w:pStyle w:val="Tekstopmerking"/>
      </w:pPr>
      <w:r>
        <w:rPr>
          <w:rStyle w:val="Verwijzingopmerking"/>
        </w:rPr>
        <w:annotationRef/>
      </w:r>
      <w:r>
        <w:rPr>
          <w:lang w:val="en-US"/>
        </w:rPr>
        <w:t xml:space="preserve">In combinatie met een </w:t>
      </w:r>
    </w:p>
  </w:comment>
  <w:comment w:id="36" w:author="klp34552" w:date="2025-02-18T09:36:00Z" w:initials=".">
    <w:p w14:paraId="128471AB" w14:textId="77777777" w:rsidR="00432FCF" w:rsidRDefault="00432FCF" w:rsidP="00432FCF">
      <w:pPr>
        <w:pStyle w:val="Tekstopmerking"/>
      </w:pPr>
      <w:r>
        <w:rPr>
          <w:rStyle w:val="Verwijzingopmerking"/>
        </w:rPr>
        <w:annotationRef/>
      </w:r>
      <w:r>
        <w:rPr>
          <w:lang w:val="en-US"/>
        </w:rPr>
        <w:t>slecht</w:t>
      </w:r>
    </w:p>
  </w:comment>
  <w:comment w:id="43" w:author="klp34552" w:date="2025-02-18T09:41:00Z" w:initials=".">
    <w:p w14:paraId="520B4568" w14:textId="77777777" w:rsidR="00432FCF" w:rsidRDefault="00432FCF" w:rsidP="00432FCF">
      <w:pPr>
        <w:pStyle w:val="Tekstopmerking"/>
      </w:pPr>
      <w:r>
        <w:rPr>
          <w:rStyle w:val="Verwijzingopmerking"/>
        </w:rPr>
        <w:annotationRef/>
      </w:r>
      <w:r>
        <w:rPr>
          <w:lang w:val="en-US"/>
        </w:rPr>
        <w:t>geplaatst</w:t>
      </w:r>
    </w:p>
  </w:comment>
  <w:comment w:id="44" w:author="klp34552" w:date="2025-02-18T09:41:00Z" w:initials=".">
    <w:p w14:paraId="17F5BCA8" w14:textId="77777777" w:rsidR="00432FCF" w:rsidRDefault="00432FCF" w:rsidP="00432FCF">
      <w:pPr>
        <w:pStyle w:val="Tekstopmerking"/>
      </w:pPr>
      <w:r>
        <w:rPr>
          <w:rStyle w:val="Verwijzingopmerking"/>
        </w:rPr>
        <w:annotationRef/>
      </w:r>
      <w:r>
        <w:rPr>
          <w:lang w:val="en-US"/>
        </w:rPr>
        <w:t>Dit stukje kan lijkt mij weg</w:t>
      </w:r>
    </w:p>
  </w:comment>
  <w:comment w:id="47" w:author="klp34552" w:date="2025-02-18T09:43:00Z" w:initials=".">
    <w:p w14:paraId="2B215A98" w14:textId="77777777" w:rsidR="00432FCF" w:rsidRDefault="00432FCF" w:rsidP="00432FCF">
      <w:pPr>
        <w:pStyle w:val="Tekstopmerking"/>
      </w:pPr>
      <w:r>
        <w:rPr>
          <w:rStyle w:val="Verwijzingopmerking"/>
        </w:rPr>
        <w:annotationRef/>
      </w:r>
      <w:r>
        <w:rPr>
          <w:lang w:val="en-US"/>
        </w:rPr>
        <w:t>Misschien iets te enthusiast ?  Precisie hoger dan &gt; 10hz? Want dat is de huidige snelheid</w:t>
      </w:r>
    </w:p>
  </w:comment>
  <w:comment w:id="48" w:author="klp34552" w:date="2025-02-18T09:43:00Z" w:initials=".">
    <w:p w14:paraId="12479F74" w14:textId="77777777" w:rsidR="00432FCF" w:rsidRDefault="00432FCF" w:rsidP="00432FCF">
      <w:pPr>
        <w:pStyle w:val="Tekstopmerking"/>
      </w:pPr>
      <w:r>
        <w:rPr>
          <w:rStyle w:val="Verwijzingopmerking"/>
        </w:rPr>
        <w:annotationRef/>
      </w:r>
      <w:r>
        <w:rPr>
          <w:lang w:val="en-US"/>
        </w:rPr>
        <w:t xml:space="preserve">Specificeren hoeveel metingen maximaal ? En hoe te exporteren eruit  ? </w:t>
      </w:r>
    </w:p>
  </w:comment>
  <w:comment w:id="49" w:author="klp34552" w:date="2025-02-18T09:44:00Z" w:initials=".">
    <w:p w14:paraId="28D7FE99" w14:textId="77777777" w:rsidR="00432FCF" w:rsidRDefault="00432FCF" w:rsidP="00432FCF">
      <w:pPr>
        <w:pStyle w:val="Tekstopmerking"/>
      </w:pPr>
      <w:r>
        <w:rPr>
          <w:rStyle w:val="Verwijzingopmerking"/>
        </w:rPr>
        <w:annotationRef/>
      </w:r>
      <w:r>
        <w:rPr>
          <w:lang w:val="en-US"/>
        </w:rPr>
        <w:t>Met de huidige VRI</w:t>
      </w:r>
    </w:p>
  </w:comment>
  <w:comment w:id="52" w:author="klp34552" w:date="2025-02-18T09:47:00Z" w:initials=".">
    <w:p w14:paraId="6B98930F" w14:textId="77777777" w:rsidR="002C3CCB" w:rsidRDefault="002C3CCB" w:rsidP="002C3CCB">
      <w:pPr>
        <w:pStyle w:val="Tekstopmerking"/>
      </w:pPr>
      <w:r>
        <w:rPr>
          <w:rStyle w:val="Verwijzingopmerking"/>
        </w:rPr>
        <w:annotationRef/>
      </w:r>
      <w:r>
        <w:rPr>
          <w:lang w:val="en-US"/>
        </w:rPr>
        <w:t xml:space="preserve">Wat is langdurige logging ? </w:t>
      </w:r>
    </w:p>
  </w:comment>
  <w:comment w:id="53" w:author="klp34552" w:date="2025-02-18T09:48:00Z" w:initials=".">
    <w:p w14:paraId="113D88A4" w14:textId="77777777" w:rsidR="002C3CCB" w:rsidRDefault="002C3CCB" w:rsidP="002C3CCB">
      <w:pPr>
        <w:pStyle w:val="Tekstopmerking"/>
      </w:pPr>
      <w:r>
        <w:rPr>
          <w:rStyle w:val="Verwijzingopmerking"/>
        </w:rPr>
        <w:annotationRef/>
      </w:r>
      <w:r>
        <w:rPr>
          <w:lang w:val="en-US"/>
        </w:rPr>
        <w:t xml:space="preserve">Eerder gaf je aan niet te intergeren in de politie processen, wat is deze dan  ? </w:t>
      </w:r>
    </w:p>
  </w:comment>
  <w:comment w:id="54" w:author="klp34552" w:date="2025-02-18T09:47:00Z" w:initials=".">
    <w:p w14:paraId="3315722C" w14:textId="66C40F23" w:rsidR="002C3CCB" w:rsidRDefault="002C3CCB" w:rsidP="002C3CCB">
      <w:pPr>
        <w:pStyle w:val="Tekstopmerking"/>
      </w:pPr>
      <w:r>
        <w:rPr>
          <w:rStyle w:val="Verwijzingopmerking"/>
        </w:rPr>
        <w:annotationRef/>
      </w:r>
      <w:r>
        <w:rPr>
          <w:lang w:val="en-US"/>
        </w:rPr>
        <w:t>Afkortingen uitwerken, buiten politie niet bekend ☺️</w:t>
      </w:r>
    </w:p>
  </w:comment>
  <w:comment w:id="57" w:author="klp34552" w:date="2025-02-18T09:53:00Z" w:initials=".">
    <w:p w14:paraId="297A5780" w14:textId="77777777" w:rsidR="00672A1C" w:rsidRDefault="00672A1C" w:rsidP="00672A1C">
      <w:pPr>
        <w:pStyle w:val="Tekstopmerking"/>
      </w:pPr>
      <w:r>
        <w:rPr>
          <w:rStyle w:val="Verwijzingopmerking"/>
        </w:rPr>
        <w:annotationRef/>
      </w:r>
      <w:r>
        <w:rPr>
          <w:lang w:val="en-US"/>
        </w:rPr>
        <w:t>Korte batterij erin of dikke elco voor stroomuitval ? Of wegschrijven ? Bij detectie stroomuitval ?</w:t>
      </w:r>
    </w:p>
  </w:comment>
  <w:comment w:id="60" w:author="klp34552" w:date="2025-02-18T14:02:00Z" w:initials=".">
    <w:p w14:paraId="5FA80F91" w14:textId="77777777" w:rsidR="00B8788B" w:rsidRDefault="00B8788B" w:rsidP="00B8788B">
      <w:pPr>
        <w:pStyle w:val="Tekstopmerking"/>
      </w:pPr>
      <w:r>
        <w:rPr>
          <w:rStyle w:val="Verwijzingopmerking"/>
        </w:rPr>
        <w:annotationRef/>
      </w:r>
      <w:r>
        <w:rPr>
          <w:lang w:val="en-US"/>
        </w:rPr>
        <w:t>Veel items hebben impact hoog. Misschien ook nog aantal items benomen welke laag risico / impact heeft</w:t>
      </w:r>
    </w:p>
  </w:comment>
  <w:comment w:id="63" w:author="klp34552" w:date="2025-02-18T14:04:00Z" w:initials=".">
    <w:p w14:paraId="2ACCC54D" w14:textId="77777777" w:rsidR="00B8788B" w:rsidRDefault="00B8788B" w:rsidP="00B8788B">
      <w:pPr>
        <w:pStyle w:val="Tekstopmerking"/>
      </w:pPr>
      <w:r>
        <w:rPr>
          <w:rStyle w:val="Verwijzingopmerking"/>
        </w:rPr>
        <w:annotationRef/>
      </w:r>
      <w:r>
        <w:rPr>
          <w:lang w:val="en-US"/>
        </w:rPr>
        <w:t>Je zou al kunnen specificeren dat je enkel C gebruikt</w:t>
      </w:r>
    </w:p>
  </w:comment>
  <w:comment w:id="64" w:author="klp34552" w:date="2025-02-18T14:04:00Z" w:initials=".">
    <w:p w14:paraId="22776AA2" w14:textId="77777777" w:rsidR="00B8788B" w:rsidRDefault="00B8788B" w:rsidP="00B8788B">
      <w:pPr>
        <w:pStyle w:val="Tekstopmerking"/>
      </w:pPr>
      <w:r>
        <w:rPr>
          <w:rStyle w:val="Verwijzingopmerking"/>
        </w:rPr>
        <w:annotationRef/>
      </w:r>
      <w:r>
        <w:rPr>
          <w:lang w:val="en-US"/>
        </w:rPr>
        <w:t>Testplan mis ik hier nog bij</w:t>
      </w:r>
    </w:p>
  </w:comment>
  <w:comment w:id="66" w:author="klp34552" w:date="2025-02-18T14:06:00Z" w:initials=".">
    <w:p w14:paraId="45CC6BD4" w14:textId="77777777" w:rsidR="00B8788B" w:rsidRDefault="00B8788B" w:rsidP="00B8788B">
      <w:pPr>
        <w:pStyle w:val="Tekstopmerking"/>
      </w:pPr>
      <w:r>
        <w:rPr>
          <w:rStyle w:val="Verwijzingopmerking"/>
        </w:rPr>
        <w:annotationRef/>
      </w:r>
      <w:r>
        <w:rPr>
          <w:lang w:val="en-US"/>
        </w:rPr>
        <w:t>Misschien wel mooi om later mee te nemen in je onderzoek en presentatie voor op het eind, zodat je iets moois kan presenteren</w:t>
      </w:r>
    </w:p>
  </w:comment>
  <w:comment w:id="70" w:author="klp34552" w:date="2025-02-18T14:08:00Z" w:initials=".">
    <w:p w14:paraId="4EB6D76A" w14:textId="77777777" w:rsidR="00B8788B" w:rsidRDefault="00B8788B" w:rsidP="00B8788B">
      <w:pPr>
        <w:pStyle w:val="Tekstopmerking"/>
      </w:pPr>
      <w:r>
        <w:rPr>
          <w:rStyle w:val="Verwijzingopmerking"/>
        </w:rPr>
        <w:annotationRef/>
      </w:r>
      <w:r>
        <w:rPr>
          <w:lang w:val="en-US"/>
        </w:rPr>
        <w:t>Deze persoon wordt niet specifiek genoemd hier</w:t>
      </w:r>
    </w:p>
  </w:comment>
  <w:comment w:id="71" w:author="klp34552" w:date="2025-02-18T14:09:00Z" w:initials=".">
    <w:p w14:paraId="44FC3043" w14:textId="77777777" w:rsidR="00B8788B" w:rsidRDefault="00B8788B" w:rsidP="00B8788B">
      <w:pPr>
        <w:pStyle w:val="Tekstopmerking"/>
      </w:pPr>
      <w:r>
        <w:rPr>
          <w:rStyle w:val="Verwijzingopmerking"/>
        </w:rPr>
        <w:annotationRef/>
      </w:r>
      <w:r>
        <w:rPr>
          <w:lang w:val="en-US"/>
        </w:rPr>
        <w:t>Deze personen worden niet specifiek genoemd, bijv. Collega’s bij de afdeling … ofzo</w:t>
      </w:r>
    </w:p>
  </w:comment>
  <w:comment w:id="78" w:author="klp34552" w:date="2025-02-18T14:20:00Z" w:initials=".">
    <w:p w14:paraId="15316DCA" w14:textId="77777777" w:rsidR="0099177B" w:rsidRDefault="0099177B" w:rsidP="0099177B">
      <w:pPr>
        <w:pStyle w:val="Tekstopmerking"/>
      </w:pPr>
      <w:r>
        <w:rPr>
          <w:rStyle w:val="Verwijzingopmerking"/>
        </w:rPr>
        <w:annotationRef/>
      </w:r>
      <w:r>
        <w:rPr>
          <w:lang w:val="en-US"/>
        </w:rPr>
        <w:t xml:space="preserve">Deze niveaus zie ik niet terug en daarnaast is de rode lijn in het plaatje hieronder je eigen competenties ? </w:t>
      </w:r>
    </w:p>
  </w:comment>
  <w:comment w:id="79" w:author="klp34552" w:date="2025-02-18T14:24:00Z" w:initials=".">
    <w:p w14:paraId="3EF93D99" w14:textId="77777777" w:rsidR="00A8040E" w:rsidRDefault="00A8040E" w:rsidP="00A8040E">
      <w:pPr>
        <w:pStyle w:val="Tekstopmerking"/>
      </w:pPr>
      <w:r>
        <w:rPr>
          <w:rStyle w:val="Verwijzingopmerking"/>
        </w:rPr>
        <w:annotationRef/>
      </w:r>
      <w:r>
        <w:rPr>
          <w:lang w:val="en-US"/>
        </w:rPr>
        <w:t>Als dit je eigen competenties zijn, is het misschien ook goed om juist te focussen op de mindere punten zodat je deze dan bijgewerkt hebt ? Of gaat dit te ver voor het afstuderen ?</w:t>
      </w:r>
    </w:p>
  </w:comment>
  <w:comment w:id="82" w:author="klp34552" w:date="2025-02-18T14:25:00Z" w:initials=".">
    <w:p w14:paraId="758A6FB9" w14:textId="77777777" w:rsidR="00A8040E" w:rsidRDefault="00A8040E" w:rsidP="00A8040E">
      <w:pPr>
        <w:pStyle w:val="Tekstopmerking"/>
      </w:pPr>
      <w:r>
        <w:rPr>
          <w:rStyle w:val="Verwijzingopmerking"/>
        </w:rPr>
        <w:annotationRef/>
      </w:r>
      <w:r>
        <w:rPr>
          <w:lang w:val="en-US"/>
        </w:rPr>
        <w:t>Correctie op vorige aantekening, hier staat het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7E18813" w15:done="0"/>
  <w15:commentEx w15:paraId="746587A4" w15:done="0"/>
  <w15:commentEx w15:paraId="3EAD42AF" w15:done="0"/>
  <w15:commentEx w15:paraId="78EE0564" w15:done="0"/>
  <w15:commentEx w15:paraId="71C3570D" w15:done="0"/>
  <w15:commentEx w15:paraId="5CC9E2A7" w15:done="0"/>
  <w15:commentEx w15:paraId="3B47B796" w15:done="0"/>
  <w15:commentEx w15:paraId="671215D8" w15:done="0"/>
  <w15:commentEx w15:paraId="5C9659FA" w15:done="0"/>
  <w15:commentEx w15:paraId="1C354C9C" w15:done="0"/>
  <w15:commentEx w15:paraId="497CD18A" w15:done="0"/>
  <w15:commentEx w15:paraId="31FFB9B2" w15:done="0"/>
  <w15:commentEx w15:paraId="128471AB" w15:done="0"/>
  <w15:commentEx w15:paraId="520B4568" w15:done="0"/>
  <w15:commentEx w15:paraId="17F5BCA8" w15:done="0"/>
  <w15:commentEx w15:paraId="2B215A98" w15:done="0"/>
  <w15:commentEx w15:paraId="12479F74" w15:done="0"/>
  <w15:commentEx w15:paraId="28D7FE99" w15:done="0"/>
  <w15:commentEx w15:paraId="6B98930F" w15:done="0"/>
  <w15:commentEx w15:paraId="113D88A4" w15:done="0"/>
  <w15:commentEx w15:paraId="3315722C" w15:done="0"/>
  <w15:commentEx w15:paraId="297A5780" w15:done="0"/>
  <w15:commentEx w15:paraId="5FA80F91" w15:done="0"/>
  <w15:commentEx w15:paraId="2ACCC54D" w15:done="0"/>
  <w15:commentEx w15:paraId="22776AA2" w15:done="0"/>
  <w15:commentEx w15:paraId="45CC6BD4" w15:done="0"/>
  <w15:commentEx w15:paraId="4EB6D76A" w15:done="0"/>
  <w15:commentEx w15:paraId="44FC3043" w15:done="0"/>
  <w15:commentEx w15:paraId="15316DCA" w15:done="0"/>
  <w15:commentEx w15:paraId="3EF93D99" w15:done="0"/>
  <w15:commentEx w15:paraId="758A6F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224F418" w16cex:dateUtc="2025-02-18T07:48:00Z"/>
  <w16cex:commentExtensible w16cex:durableId="6F11AF1D" w16cex:dateUtc="2025-02-18T07:48:00Z"/>
  <w16cex:commentExtensible w16cex:durableId="5EBA8E47" w16cex:dateUtc="2025-02-18T07:49:00Z"/>
  <w16cex:commentExtensible w16cex:durableId="19A19A2C" w16cex:dateUtc="2025-02-18T07:50:00Z"/>
  <w16cex:commentExtensible w16cex:durableId="2C61BD22" w16cex:dateUtc="2025-02-18T08:00:00Z"/>
  <w16cex:commentExtensible w16cex:durableId="1CEF3842" w16cex:dateUtc="2025-02-18T07:51:00Z"/>
  <w16cex:commentExtensible w16cex:durableId="47B5BB5B" w16cex:dateUtc="2025-02-18T07:51:00Z"/>
  <w16cex:commentExtensible w16cex:durableId="6CEB06DB" w16cex:dateUtc="2025-02-18T07:55:00Z"/>
  <w16cex:commentExtensible w16cex:durableId="0B1D0B92" w16cex:dateUtc="2025-02-18T07:58:00Z"/>
  <w16cex:commentExtensible w16cex:durableId="1753DF98" w16cex:dateUtc="2025-02-18T07:59:00Z"/>
  <w16cex:commentExtensible w16cex:durableId="315A36B0" w16cex:dateUtc="2025-02-18T08:34:00Z"/>
  <w16cex:commentExtensible w16cex:durableId="07B8D6FF" w16cex:dateUtc="2025-02-18T08:35:00Z"/>
  <w16cex:commentExtensible w16cex:durableId="260CF278" w16cex:dateUtc="2025-02-18T08:36:00Z"/>
  <w16cex:commentExtensible w16cex:durableId="1E696A0F" w16cex:dateUtc="2025-02-18T08:41:00Z"/>
  <w16cex:commentExtensible w16cex:durableId="17EB4E45" w16cex:dateUtc="2025-02-18T08:41:00Z"/>
  <w16cex:commentExtensible w16cex:durableId="46E05C56" w16cex:dateUtc="2025-02-18T08:43:00Z"/>
  <w16cex:commentExtensible w16cex:durableId="5D7F57D0" w16cex:dateUtc="2025-02-18T08:43:00Z"/>
  <w16cex:commentExtensible w16cex:durableId="32DD4528" w16cex:dateUtc="2025-02-18T08:44:00Z"/>
  <w16cex:commentExtensible w16cex:durableId="42E6334B" w16cex:dateUtc="2025-02-18T08:47:00Z"/>
  <w16cex:commentExtensible w16cex:durableId="56CACBBA" w16cex:dateUtc="2025-02-18T08:48:00Z"/>
  <w16cex:commentExtensible w16cex:durableId="538BA84D" w16cex:dateUtc="2025-02-18T08:47:00Z"/>
  <w16cex:commentExtensible w16cex:durableId="7A381511" w16cex:dateUtc="2025-02-18T08:53:00Z"/>
  <w16cex:commentExtensible w16cex:durableId="4AA98C4D" w16cex:dateUtc="2025-02-18T13:02:00Z"/>
  <w16cex:commentExtensible w16cex:durableId="060E0C03" w16cex:dateUtc="2025-02-18T13:04:00Z"/>
  <w16cex:commentExtensible w16cex:durableId="3A11A438" w16cex:dateUtc="2025-02-18T13:04:00Z"/>
  <w16cex:commentExtensible w16cex:durableId="2A5FB722" w16cex:dateUtc="2025-02-18T13:06:00Z"/>
  <w16cex:commentExtensible w16cex:durableId="405ED82E" w16cex:dateUtc="2025-02-18T13:08:00Z"/>
  <w16cex:commentExtensible w16cex:durableId="78A176AA" w16cex:dateUtc="2025-02-18T13:09:00Z"/>
  <w16cex:commentExtensible w16cex:durableId="558FC8EF" w16cex:dateUtc="2025-02-18T13:20:00Z"/>
  <w16cex:commentExtensible w16cex:durableId="16C7E119" w16cex:dateUtc="2025-02-18T13:24:00Z"/>
  <w16cex:commentExtensible w16cex:durableId="630C17C7" w16cex:dateUtc="2025-02-18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7E18813" w16cid:durableId="6224F418"/>
  <w16cid:commentId w16cid:paraId="746587A4" w16cid:durableId="6F11AF1D"/>
  <w16cid:commentId w16cid:paraId="3EAD42AF" w16cid:durableId="5EBA8E47"/>
  <w16cid:commentId w16cid:paraId="78EE0564" w16cid:durableId="19A19A2C"/>
  <w16cid:commentId w16cid:paraId="71C3570D" w16cid:durableId="2C61BD22"/>
  <w16cid:commentId w16cid:paraId="5CC9E2A7" w16cid:durableId="1CEF3842"/>
  <w16cid:commentId w16cid:paraId="3B47B796" w16cid:durableId="47B5BB5B"/>
  <w16cid:commentId w16cid:paraId="671215D8" w16cid:durableId="6CEB06DB"/>
  <w16cid:commentId w16cid:paraId="5C9659FA" w16cid:durableId="0B1D0B92"/>
  <w16cid:commentId w16cid:paraId="1C354C9C" w16cid:durableId="1753DF98"/>
  <w16cid:commentId w16cid:paraId="497CD18A" w16cid:durableId="315A36B0"/>
  <w16cid:commentId w16cid:paraId="31FFB9B2" w16cid:durableId="07B8D6FF"/>
  <w16cid:commentId w16cid:paraId="128471AB" w16cid:durableId="260CF278"/>
  <w16cid:commentId w16cid:paraId="520B4568" w16cid:durableId="1E696A0F"/>
  <w16cid:commentId w16cid:paraId="17F5BCA8" w16cid:durableId="17EB4E45"/>
  <w16cid:commentId w16cid:paraId="2B215A98" w16cid:durableId="46E05C56"/>
  <w16cid:commentId w16cid:paraId="12479F74" w16cid:durableId="5D7F57D0"/>
  <w16cid:commentId w16cid:paraId="28D7FE99" w16cid:durableId="32DD4528"/>
  <w16cid:commentId w16cid:paraId="6B98930F" w16cid:durableId="42E6334B"/>
  <w16cid:commentId w16cid:paraId="113D88A4" w16cid:durableId="56CACBBA"/>
  <w16cid:commentId w16cid:paraId="3315722C" w16cid:durableId="538BA84D"/>
  <w16cid:commentId w16cid:paraId="297A5780" w16cid:durableId="7A381511"/>
  <w16cid:commentId w16cid:paraId="5FA80F91" w16cid:durableId="4AA98C4D"/>
  <w16cid:commentId w16cid:paraId="2ACCC54D" w16cid:durableId="060E0C03"/>
  <w16cid:commentId w16cid:paraId="22776AA2" w16cid:durableId="3A11A438"/>
  <w16cid:commentId w16cid:paraId="45CC6BD4" w16cid:durableId="2A5FB722"/>
  <w16cid:commentId w16cid:paraId="4EB6D76A" w16cid:durableId="405ED82E"/>
  <w16cid:commentId w16cid:paraId="44FC3043" w16cid:durableId="78A176AA"/>
  <w16cid:commentId w16cid:paraId="15316DCA" w16cid:durableId="558FC8EF"/>
  <w16cid:commentId w16cid:paraId="3EF93D99" w16cid:durableId="16C7E119"/>
  <w16cid:commentId w16cid:paraId="758A6FB9" w16cid:durableId="630C17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77AE6" w14:textId="77777777" w:rsidR="00DC1A04" w:rsidRDefault="00DC1A04" w:rsidP="0036092F">
      <w:r>
        <w:separator/>
      </w:r>
    </w:p>
  </w:endnote>
  <w:endnote w:type="continuationSeparator" w:id="0">
    <w:p w14:paraId="61917C10" w14:textId="77777777" w:rsidR="00DC1A04" w:rsidRDefault="00DC1A04" w:rsidP="00360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ACBA" w14:textId="7B5A1FA4" w:rsidR="00210DE2" w:rsidRPr="00F71E3A" w:rsidRDefault="00210DE2">
    <w:pPr>
      <w:pStyle w:val="Voettekst"/>
      <w:rPr>
        <w:sz w:val="16"/>
        <w:szCs w:val="16"/>
      </w:rPr>
    </w:pPr>
    <w:r>
      <w:rPr>
        <w:sz w:val="16"/>
        <w:szCs w:val="16"/>
      </w:rPr>
      <w:t>Plan van Aanpak</w:t>
    </w:r>
    <w:r>
      <w:rPr>
        <w:sz w:val="16"/>
        <w:szCs w:val="16"/>
      </w:rPr>
      <w:tab/>
    </w:r>
    <w:r>
      <w:rPr>
        <w:sz w:val="16"/>
        <w:szCs w:val="16"/>
      </w:rPr>
      <w:tab/>
      <w:t xml:space="preserve">Pagina </w:t>
    </w:r>
    <w:r>
      <w:rPr>
        <w:sz w:val="16"/>
        <w:szCs w:val="16"/>
      </w:rPr>
      <w:fldChar w:fldCharType="begin"/>
    </w:r>
    <w:r>
      <w:rPr>
        <w:sz w:val="16"/>
        <w:szCs w:val="16"/>
      </w:rPr>
      <w:instrText xml:space="preserve"> PAGE   \* MERGEFORMAT </w:instrText>
    </w:r>
    <w:r>
      <w:rPr>
        <w:sz w:val="16"/>
        <w:szCs w:val="16"/>
      </w:rPr>
      <w:fldChar w:fldCharType="separate"/>
    </w:r>
    <w:r w:rsidR="00BA4054">
      <w:rPr>
        <w:noProof/>
        <w:sz w:val="16"/>
        <w:szCs w:val="16"/>
      </w:rPr>
      <w:t>11</w:t>
    </w:r>
    <w:r>
      <w:rPr>
        <w:sz w:val="16"/>
        <w:szCs w:val="16"/>
      </w:rPr>
      <w:fldChar w:fldCharType="end"/>
    </w:r>
    <w:r>
      <w:rPr>
        <w:sz w:val="16"/>
        <w:szCs w:val="16"/>
      </w:rPr>
      <w:t xml:space="preserve"> van </w:t>
    </w:r>
    <w:r>
      <w:rPr>
        <w:sz w:val="16"/>
        <w:szCs w:val="16"/>
      </w:rPr>
      <w:fldChar w:fldCharType="begin"/>
    </w:r>
    <w:r>
      <w:rPr>
        <w:sz w:val="16"/>
        <w:szCs w:val="16"/>
      </w:rPr>
      <w:instrText xml:space="preserve"> NUMPAGES   \* MERGEFORMAT </w:instrText>
    </w:r>
    <w:r>
      <w:rPr>
        <w:sz w:val="16"/>
        <w:szCs w:val="16"/>
      </w:rPr>
      <w:fldChar w:fldCharType="separate"/>
    </w:r>
    <w:r w:rsidR="00BA4054">
      <w:rPr>
        <w:noProof/>
        <w:sz w:val="16"/>
        <w:szCs w:val="16"/>
      </w:rPr>
      <w:t>11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5240A5" w14:textId="77777777" w:rsidR="00DC1A04" w:rsidRDefault="00DC1A04" w:rsidP="0036092F">
      <w:r>
        <w:separator/>
      </w:r>
    </w:p>
  </w:footnote>
  <w:footnote w:type="continuationSeparator" w:id="0">
    <w:p w14:paraId="6309DF38" w14:textId="77777777" w:rsidR="00DC1A04" w:rsidRDefault="00DC1A04" w:rsidP="00360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A9FA3" w14:textId="77777777" w:rsidR="00210DE2" w:rsidRDefault="00210DE2" w:rsidP="00AF65F0">
    <w:pPr>
      <w:pStyle w:val="Koptekst"/>
      <w:jc w:val="center"/>
    </w:pPr>
    <w:r w:rsidRPr="00AF65F0">
      <w:rPr>
        <w:noProof/>
        <w:lang w:eastAsia="nl-NL"/>
      </w:rPr>
      <w:drawing>
        <wp:inline distT="0" distB="0" distL="0" distR="0" wp14:anchorId="19CA51DC" wp14:editId="01B32969">
          <wp:extent cx="1876425" cy="666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666750"/>
                  </a:xfrm>
                  <a:prstGeom prst="rect">
                    <a:avLst/>
                  </a:prstGeom>
                  <a:noFill/>
                  <a:ln>
                    <a:noFill/>
                  </a:ln>
                </pic:spPr>
              </pic:pic>
            </a:graphicData>
          </a:graphic>
        </wp:inline>
      </w:drawing>
    </w:r>
  </w:p>
  <w:p w14:paraId="3D7B13B8" w14:textId="77777777" w:rsidR="00210DE2" w:rsidRDefault="00210DE2" w:rsidP="00AF65F0">
    <w:pPr>
      <w:pStyle w:val="Ko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C76F3"/>
    <w:multiLevelType w:val="multilevel"/>
    <w:tmpl w:val="29E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F296F"/>
    <w:multiLevelType w:val="multilevel"/>
    <w:tmpl w:val="9876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31677"/>
    <w:multiLevelType w:val="multilevel"/>
    <w:tmpl w:val="EDB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B5C90"/>
    <w:multiLevelType w:val="hybridMultilevel"/>
    <w:tmpl w:val="A87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56D340A"/>
    <w:multiLevelType w:val="multilevel"/>
    <w:tmpl w:val="5EB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E6881"/>
    <w:multiLevelType w:val="hybridMultilevel"/>
    <w:tmpl w:val="0C30F5B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1AB01334"/>
    <w:multiLevelType w:val="multilevel"/>
    <w:tmpl w:val="B7C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C6B16"/>
    <w:multiLevelType w:val="multilevel"/>
    <w:tmpl w:val="EAB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284D8B"/>
    <w:multiLevelType w:val="multilevel"/>
    <w:tmpl w:val="F5D23840"/>
    <w:lvl w:ilvl="0">
      <w:start w:val="1"/>
      <w:numFmt w:val="decimal"/>
      <w:pStyle w:val="Koplevel1"/>
      <w:suff w:val="space"/>
      <w:lvlText w:val="%1."/>
      <w:lvlJc w:val="left"/>
      <w:rPr>
        <w:rFonts w:cs="Times New Roman" w:hint="default"/>
        <w:color w:val="182866"/>
      </w:rPr>
    </w:lvl>
    <w:lvl w:ilvl="1">
      <w:start w:val="1"/>
      <w:numFmt w:val="decimal"/>
      <w:pStyle w:val="Koplevel2"/>
      <w:suff w:val="space"/>
      <w:lvlText w:val="%1.%2."/>
      <w:lvlJc w:val="left"/>
      <w:rPr>
        <w:rFonts w:cs="Times New Roman"/>
        <w:b/>
        <w:bCs w:val="0"/>
        <w:i w:val="0"/>
        <w:iCs w:val="0"/>
        <w:caps w:val="0"/>
        <w:smallCaps w:val="0"/>
        <w:strike w:val="0"/>
        <w:dstrike w:val="0"/>
        <w:outline w:val="0"/>
        <w:shadow w:val="0"/>
        <w:emboss w:val="0"/>
        <w:imprint w:val="0"/>
        <w:vanish w:val="0"/>
        <w:color w:val="182866"/>
        <w:spacing w:val="0"/>
        <w:kern w:val="0"/>
        <w:position w:val="0"/>
        <w:u w:val="none"/>
        <w:effect w:val="none"/>
        <w:vertAlign w:val="baseline"/>
      </w:rPr>
    </w:lvl>
    <w:lvl w:ilvl="2">
      <w:start w:val="1"/>
      <w:numFmt w:val="decimal"/>
      <w:pStyle w:val="Koplevel3"/>
      <w:suff w:val="space"/>
      <w:lvlText w:val="%1.%2.%3"/>
      <w:lvlJc w:val="left"/>
      <w:rPr>
        <w:rFonts w:cs="Times New Roman" w:hint="default"/>
        <w:color w:val="002241" w:themeColor="accent1" w:themeShade="8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9" w15:restartNumberingAfterBreak="0">
    <w:nsid w:val="1DF443E0"/>
    <w:multiLevelType w:val="multilevel"/>
    <w:tmpl w:val="433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41FEE"/>
    <w:multiLevelType w:val="multilevel"/>
    <w:tmpl w:val="6BC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F0256"/>
    <w:multiLevelType w:val="multilevel"/>
    <w:tmpl w:val="BA4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4193A"/>
    <w:multiLevelType w:val="multilevel"/>
    <w:tmpl w:val="08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B104DA4"/>
    <w:multiLevelType w:val="hybridMultilevel"/>
    <w:tmpl w:val="C264F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CEA3748"/>
    <w:multiLevelType w:val="hybridMultilevel"/>
    <w:tmpl w:val="B7BE8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1AF5034"/>
    <w:multiLevelType w:val="hybridMultilevel"/>
    <w:tmpl w:val="DA2A1E9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7" w15:restartNumberingAfterBreak="0">
    <w:nsid w:val="35E964F4"/>
    <w:multiLevelType w:val="multilevel"/>
    <w:tmpl w:val="62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E70147"/>
    <w:multiLevelType w:val="multilevel"/>
    <w:tmpl w:val="54F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6A2E35"/>
    <w:multiLevelType w:val="multilevel"/>
    <w:tmpl w:val="D7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4272F"/>
    <w:multiLevelType w:val="multilevel"/>
    <w:tmpl w:val="E7B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5752B"/>
    <w:multiLevelType w:val="multilevel"/>
    <w:tmpl w:val="73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E87AF2"/>
    <w:multiLevelType w:val="multilevel"/>
    <w:tmpl w:val="DCAA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2114FB"/>
    <w:multiLevelType w:val="multilevel"/>
    <w:tmpl w:val="432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769DC"/>
    <w:multiLevelType w:val="multilevel"/>
    <w:tmpl w:val="500096C0"/>
    <w:lvl w:ilvl="0">
      <w:start w:val="1"/>
      <w:numFmt w:val="lowerLetter"/>
      <w:pStyle w:val="Opsommen"/>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5" w15:restartNumberingAfterBreak="0">
    <w:nsid w:val="474B3FDE"/>
    <w:multiLevelType w:val="multilevel"/>
    <w:tmpl w:val="C4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5D53E1"/>
    <w:multiLevelType w:val="multilevel"/>
    <w:tmpl w:val="41E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3B33D7"/>
    <w:multiLevelType w:val="multilevel"/>
    <w:tmpl w:val="FF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852A2D"/>
    <w:multiLevelType w:val="hybridMultilevel"/>
    <w:tmpl w:val="2878EDD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4C10D2A"/>
    <w:multiLevelType w:val="hybridMultilevel"/>
    <w:tmpl w:val="D120736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0" w15:restartNumberingAfterBreak="0">
    <w:nsid w:val="69193097"/>
    <w:multiLevelType w:val="multilevel"/>
    <w:tmpl w:val="F6048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5126E2"/>
    <w:multiLevelType w:val="hybridMultilevel"/>
    <w:tmpl w:val="2E0C028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2" w15:restartNumberingAfterBreak="0">
    <w:nsid w:val="6C1B26D2"/>
    <w:multiLevelType w:val="hybridMultilevel"/>
    <w:tmpl w:val="07B63E0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3" w15:restartNumberingAfterBreak="0">
    <w:nsid w:val="78104672"/>
    <w:multiLevelType w:val="multilevel"/>
    <w:tmpl w:val="2D9877FA"/>
    <w:lvl w:ilvl="0">
      <w:start w:val="1"/>
      <w:numFmt w:val="decimal"/>
      <w:pStyle w:val="Kop1nr"/>
      <w:lvlText w:val="%1."/>
      <w:lvlJc w:val="left"/>
      <w:pPr>
        <w:tabs>
          <w:tab w:val="num" w:pos="360"/>
        </w:tabs>
        <w:ind w:left="360" w:hanging="360"/>
      </w:pPr>
      <w:rPr>
        <w:rFonts w:cs="Times New Roman" w:hint="default"/>
      </w:rPr>
    </w:lvl>
    <w:lvl w:ilvl="1">
      <w:start w:val="1"/>
      <w:numFmt w:val="decimal"/>
      <w:lvlText w:val="%1.%2."/>
      <w:lvlJc w:val="left"/>
      <w:pPr>
        <w:tabs>
          <w:tab w:val="num" w:pos="397"/>
        </w:tabs>
        <w:ind w:left="397" w:hanging="397"/>
      </w:pPr>
      <w:rPr>
        <w:rFonts w:ascii="Arial" w:hAnsi="Arial" w:cs="Times New Roman" w:hint="default"/>
        <w:b/>
        <w:i w:val="0"/>
        <w:sz w:val="22"/>
      </w:rPr>
    </w:lvl>
    <w:lvl w:ilvl="2">
      <w:start w:val="1"/>
      <w:numFmt w:val="decimal"/>
      <w:pStyle w:val="kop3nr"/>
      <w:lvlText w:val="%1.%2.%3."/>
      <w:lvlJc w:val="left"/>
      <w:pPr>
        <w:tabs>
          <w:tab w:val="num" w:pos="1134"/>
        </w:tabs>
        <w:ind w:left="964" w:hanging="567"/>
      </w:pPr>
      <w:rPr>
        <w:rFonts w:ascii="Arial" w:hAnsi="Arial" w:cs="Times New Roman" w:hint="default"/>
        <w:b/>
        <w:i w:val="0"/>
        <w:sz w:val="22"/>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34" w15:restartNumberingAfterBreak="0">
    <w:nsid w:val="7A9A46C3"/>
    <w:multiLevelType w:val="multilevel"/>
    <w:tmpl w:val="B00C2BB0"/>
    <w:lvl w:ilvl="0">
      <w:start w:val="1"/>
      <w:numFmt w:val="decimal"/>
      <w:pStyle w:val="Kop1"/>
      <w:lvlText w:val="%1"/>
      <w:lvlJc w:val="left"/>
      <w:pPr>
        <w:ind w:left="510" w:hanging="510"/>
      </w:pPr>
      <w:rPr>
        <w:rFonts w:hint="default"/>
      </w:rPr>
    </w:lvl>
    <w:lvl w:ilvl="1">
      <w:start w:val="1"/>
      <w:numFmt w:val="decimal"/>
      <w:pStyle w:val="Kop2"/>
      <w:lvlText w:val="%1.%2"/>
      <w:lvlJc w:val="left"/>
      <w:pPr>
        <w:ind w:left="576" w:hanging="576"/>
      </w:pPr>
      <w:rPr>
        <w:rFonts w:hint="default"/>
        <w:b/>
        <w:bCs w:val="0"/>
      </w:rPr>
    </w:lvl>
    <w:lvl w:ilvl="2">
      <w:start w:val="1"/>
      <w:numFmt w:val="decimal"/>
      <w:pStyle w:val="Kop3"/>
      <w:lvlText w:val="%1.%2.%3"/>
      <w:lvlJc w:val="left"/>
      <w:pPr>
        <w:ind w:left="720" w:hanging="720"/>
      </w:pPr>
      <w:rPr>
        <w:rFonts w:hint="default"/>
        <w:color w:val="182866"/>
      </w:rPr>
    </w:lvl>
    <w:lvl w:ilvl="3">
      <w:start w:val="1"/>
      <w:numFmt w:val="decimal"/>
      <w:pStyle w:val="Kop4"/>
      <w:lvlText w:val="%1.%2.%3.%4"/>
      <w:lvlJc w:val="left"/>
      <w:pPr>
        <w:ind w:left="964" w:hanging="964"/>
      </w:pPr>
      <w:rPr>
        <w:rFonts w:hint="default"/>
        <w:color w:val="182866"/>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35" w15:restartNumberingAfterBreak="0">
    <w:nsid w:val="7D2D06A8"/>
    <w:multiLevelType w:val="multilevel"/>
    <w:tmpl w:val="3C0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F4812"/>
    <w:multiLevelType w:val="multilevel"/>
    <w:tmpl w:val="4BB8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D50EC2"/>
    <w:multiLevelType w:val="multilevel"/>
    <w:tmpl w:val="D78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0119">
    <w:abstractNumId w:val="34"/>
  </w:num>
  <w:num w:numId="2" w16cid:durableId="1945306483">
    <w:abstractNumId w:val="8"/>
  </w:num>
  <w:num w:numId="3" w16cid:durableId="689378230">
    <w:abstractNumId w:val="24"/>
  </w:num>
  <w:num w:numId="4" w16cid:durableId="959990161">
    <w:abstractNumId w:val="33"/>
  </w:num>
  <w:num w:numId="5" w16cid:durableId="806779671">
    <w:abstractNumId w:val="30"/>
  </w:num>
  <w:num w:numId="6" w16cid:durableId="2032875252">
    <w:abstractNumId w:val="18"/>
  </w:num>
  <w:num w:numId="7" w16cid:durableId="672879228">
    <w:abstractNumId w:val="35"/>
  </w:num>
  <w:num w:numId="8" w16cid:durableId="1001009395">
    <w:abstractNumId w:val="19"/>
  </w:num>
  <w:num w:numId="9" w16cid:durableId="1799302105">
    <w:abstractNumId w:val="9"/>
  </w:num>
  <w:num w:numId="10" w16cid:durableId="944387700">
    <w:abstractNumId w:val="15"/>
  </w:num>
  <w:num w:numId="11" w16cid:durableId="727413751">
    <w:abstractNumId w:val="13"/>
  </w:num>
  <w:num w:numId="12" w16cid:durableId="791901754">
    <w:abstractNumId w:val="28"/>
  </w:num>
  <w:num w:numId="13" w16cid:durableId="323316899">
    <w:abstractNumId w:val="32"/>
  </w:num>
  <w:num w:numId="14" w16cid:durableId="245845232">
    <w:abstractNumId w:val="29"/>
  </w:num>
  <w:num w:numId="15" w16cid:durableId="1179470178">
    <w:abstractNumId w:val="31"/>
  </w:num>
  <w:num w:numId="16" w16cid:durableId="2517577">
    <w:abstractNumId w:val="16"/>
  </w:num>
  <w:num w:numId="17" w16cid:durableId="166869819">
    <w:abstractNumId w:val="5"/>
  </w:num>
  <w:num w:numId="18" w16cid:durableId="771704886">
    <w:abstractNumId w:val="0"/>
  </w:num>
  <w:num w:numId="19" w16cid:durableId="739714842">
    <w:abstractNumId w:val="4"/>
  </w:num>
  <w:num w:numId="20" w16cid:durableId="256790520">
    <w:abstractNumId w:val="23"/>
  </w:num>
  <w:num w:numId="21" w16cid:durableId="306207573">
    <w:abstractNumId w:val="36"/>
  </w:num>
  <w:num w:numId="22" w16cid:durableId="2088992598">
    <w:abstractNumId w:val="11"/>
  </w:num>
  <w:num w:numId="23" w16cid:durableId="752701896">
    <w:abstractNumId w:val="37"/>
  </w:num>
  <w:num w:numId="24" w16cid:durableId="89854938">
    <w:abstractNumId w:val="17"/>
  </w:num>
  <w:num w:numId="25" w16cid:durableId="1751731121">
    <w:abstractNumId w:val="34"/>
    <w:lvlOverride w:ilvl="0">
      <w:startOverride w:val="6"/>
    </w:lvlOverride>
    <w:lvlOverride w:ilvl="1">
      <w:startOverride w:val="2"/>
    </w:lvlOverride>
  </w:num>
  <w:num w:numId="26" w16cid:durableId="741567896">
    <w:abstractNumId w:val="14"/>
  </w:num>
  <w:num w:numId="27" w16cid:durableId="1034842805">
    <w:abstractNumId w:val="1"/>
  </w:num>
  <w:num w:numId="28" w16cid:durableId="604847403">
    <w:abstractNumId w:val="12"/>
  </w:num>
  <w:num w:numId="29" w16cid:durableId="2061977863">
    <w:abstractNumId w:val="7"/>
  </w:num>
  <w:num w:numId="30" w16cid:durableId="511070377">
    <w:abstractNumId w:val="27"/>
  </w:num>
  <w:num w:numId="31" w16cid:durableId="353380402">
    <w:abstractNumId w:val="20"/>
  </w:num>
  <w:num w:numId="32" w16cid:durableId="1441873403">
    <w:abstractNumId w:val="22"/>
  </w:num>
  <w:num w:numId="33" w16cid:durableId="119804942">
    <w:abstractNumId w:val="2"/>
  </w:num>
  <w:num w:numId="34" w16cid:durableId="936788776">
    <w:abstractNumId w:val="10"/>
  </w:num>
  <w:num w:numId="35" w16cid:durableId="552928761">
    <w:abstractNumId w:val="6"/>
  </w:num>
  <w:num w:numId="36" w16cid:durableId="1441072202">
    <w:abstractNumId w:val="26"/>
  </w:num>
  <w:num w:numId="37" w16cid:durableId="427041495">
    <w:abstractNumId w:val="21"/>
  </w:num>
  <w:num w:numId="38" w16cid:durableId="1727754887">
    <w:abstractNumId w:val="25"/>
  </w:num>
  <w:num w:numId="39" w16cid:durableId="148330431">
    <w:abstractNumId w:val="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lp34552">
    <w15:presenceInfo w15:providerId="None" w15:userId="klp345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trackRevisions/>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09"/>
    <w:rsid w:val="00007E49"/>
    <w:rsid w:val="00012995"/>
    <w:rsid w:val="00021FE7"/>
    <w:rsid w:val="00022C61"/>
    <w:rsid w:val="00026182"/>
    <w:rsid w:val="00034619"/>
    <w:rsid w:val="00035ECD"/>
    <w:rsid w:val="000412E7"/>
    <w:rsid w:val="00041E3B"/>
    <w:rsid w:val="000440C0"/>
    <w:rsid w:val="0004783D"/>
    <w:rsid w:val="00052F48"/>
    <w:rsid w:val="000606D7"/>
    <w:rsid w:val="0006538F"/>
    <w:rsid w:val="000703F8"/>
    <w:rsid w:val="000751DC"/>
    <w:rsid w:val="00081CE5"/>
    <w:rsid w:val="00084AB8"/>
    <w:rsid w:val="00095F51"/>
    <w:rsid w:val="000A1F0D"/>
    <w:rsid w:val="000A3812"/>
    <w:rsid w:val="000B6396"/>
    <w:rsid w:val="000B6895"/>
    <w:rsid w:val="000D1520"/>
    <w:rsid w:val="000D5980"/>
    <w:rsid w:val="000E1CCE"/>
    <w:rsid w:val="000E3D46"/>
    <w:rsid w:val="000F314C"/>
    <w:rsid w:val="000F649A"/>
    <w:rsid w:val="000F698E"/>
    <w:rsid w:val="00110A05"/>
    <w:rsid w:val="00120A64"/>
    <w:rsid w:val="001220EA"/>
    <w:rsid w:val="0012411E"/>
    <w:rsid w:val="00154D2F"/>
    <w:rsid w:val="00156345"/>
    <w:rsid w:val="00171787"/>
    <w:rsid w:val="0017273E"/>
    <w:rsid w:val="00183967"/>
    <w:rsid w:val="001A4316"/>
    <w:rsid w:val="001A5097"/>
    <w:rsid w:val="001A5B41"/>
    <w:rsid w:val="001C4D62"/>
    <w:rsid w:val="001C7F3B"/>
    <w:rsid w:val="001D65F7"/>
    <w:rsid w:val="001D67AE"/>
    <w:rsid w:val="001E5131"/>
    <w:rsid w:val="002059A2"/>
    <w:rsid w:val="00210DE2"/>
    <w:rsid w:val="00214B1A"/>
    <w:rsid w:val="00215037"/>
    <w:rsid w:val="00217874"/>
    <w:rsid w:val="00221CCA"/>
    <w:rsid w:val="00246C77"/>
    <w:rsid w:val="00263FCF"/>
    <w:rsid w:val="002640C2"/>
    <w:rsid w:val="0028655C"/>
    <w:rsid w:val="002900B5"/>
    <w:rsid w:val="00291C23"/>
    <w:rsid w:val="00291D4D"/>
    <w:rsid w:val="0029204E"/>
    <w:rsid w:val="002B09D3"/>
    <w:rsid w:val="002C3CCB"/>
    <w:rsid w:val="002C7916"/>
    <w:rsid w:val="002D124D"/>
    <w:rsid w:val="002D3F5C"/>
    <w:rsid w:val="002D5F5F"/>
    <w:rsid w:val="002E5A92"/>
    <w:rsid w:val="00302F4C"/>
    <w:rsid w:val="0031127F"/>
    <w:rsid w:val="0031447A"/>
    <w:rsid w:val="003216FF"/>
    <w:rsid w:val="00322958"/>
    <w:rsid w:val="00323DCB"/>
    <w:rsid w:val="00335BEF"/>
    <w:rsid w:val="00341B1D"/>
    <w:rsid w:val="0034228B"/>
    <w:rsid w:val="003542CE"/>
    <w:rsid w:val="00354ACC"/>
    <w:rsid w:val="0036092F"/>
    <w:rsid w:val="0036325B"/>
    <w:rsid w:val="00376788"/>
    <w:rsid w:val="003803EC"/>
    <w:rsid w:val="003909DA"/>
    <w:rsid w:val="003A1802"/>
    <w:rsid w:val="003A6439"/>
    <w:rsid w:val="003B534D"/>
    <w:rsid w:val="003C06C7"/>
    <w:rsid w:val="003D299D"/>
    <w:rsid w:val="003D2D39"/>
    <w:rsid w:val="003D606D"/>
    <w:rsid w:val="003F0529"/>
    <w:rsid w:val="00411843"/>
    <w:rsid w:val="00430305"/>
    <w:rsid w:val="0043069F"/>
    <w:rsid w:val="00432FCF"/>
    <w:rsid w:val="004361CC"/>
    <w:rsid w:val="0043626B"/>
    <w:rsid w:val="0043741D"/>
    <w:rsid w:val="004416CE"/>
    <w:rsid w:val="00442237"/>
    <w:rsid w:val="00445477"/>
    <w:rsid w:val="0044564F"/>
    <w:rsid w:val="00447A64"/>
    <w:rsid w:val="004561D9"/>
    <w:rsid w:val="00462DB7"/>
    <w:rsid w:val="00467359"/>
    <w:rsid w:val="00487FE3"/>
    <w:rsid w:val="00496172"/>
    <w:rsid w:val="004A25C0"/>
    <w:rsid w:val="004C5931"/>
    <w:rsid w:val="004E5BB4"/>
    <w:rsid w:val="004E68B2"/>
    <w:rsid w:val="004E69C2"/>
    <w:rsid w:val="005003EE"/>
    <w:rsid w:val="00520EF2"/>
    <w:rsid w:val="00552809"/>
    <w:rsid w:val="00552BA4"/>
    <w:rsid w:val="00553218"/>
    <w:rsid w:val="00555F24"/>
    <w:rsid w:val="005560DB"/>
    <w:rsid w:val="00556806"/>
    <w:rsid w:val="00564A3C"/>
    <w:rsid w:val="00572540"/>
    <w:rsid w:val="005740A2"/>
    <w:rsid w:val="00580875"/>
    <w:rsid w:val="0058187D"/>
    <w:rsid w:val="00591E95"/>
    <w:rsid w:val="005C02FE"/>
    <w:rsid w:val="005C3F39"/>
    <w:rsid w:val="005D4DD5"/>
    <w:rsid w:val="005D7076"/>
    <w:rsid w:val="005E5E70"/>
    <w:rsid w:val="005F0997"/>
    <w:rsid w:val="005F3482"/>
    <w:rsid w:val="005F7709"/>
    <w:rsid w:val="00611702"/>
    <w:rsid w:val="006241E1"/>
    <w:rsid w:val="006255A2"/>
    <w:rsid w:val="00626D34"/>
    <w:rsid w:val="006313AC"/>
    <w:rsid w:val="00651064"/>
    <w:rsid w:val="0065371A"/>
    <w:rsid w:val="00663C58"/>
    <w:rsid w:val="006727F7"/>
    <w:rsid w:val="00672948"/>
    <w:rsid w:val="00672A1C"/>
    <w:rsid w:val="00674E78"/>
    <w:rsid w:val="006809E2"/>
    <w:rsid w:val="00686AD2"/>
    <w:rsid w:val="006955A2"/>
    <w:rsid w:val="006A2336"/>
    <w:rsid w:val="006A2349"/>
    <w:rsid w:val="006A2DDF"/>
    <w:rsid w:val="006A77FC"/>
    <w:rsid w:val="006B7143"/>
    <w:rsid w:val="006B78AA"/>
    <w:rsid w:val="006C13BC"/>
    <w:rsid w:val="006C1C56"/>
    <w:rsid w:val="006C4AC6"/>
    <w:rsid w:val="006C4D1A"/>
    <w:rsid w:val="006C6CB4"/>
    <w:rsid w:val="006D3341"/>
    <w:rsid w:val="006D74F5"/>
    <w:rsid w:val="006E2882"/>
    <w:rsid w:val="006E59F8"/>
    <w:rsid w:val="006E6381"/>
    <w:rsid w:val="006F13EE"/>
    <w:rsid w:val="006F5716"/>
    <w:rsid w:val="007107AC"/>
    <w:rsid w:val="007116A8"/>
    <w:rsid w:val="00711C79"/>
    <w:rsid w:val="00724348"/>
    <w:rsid w:val="007301CD"/>
    <w:rsid w:val="007304AE"/>
    <w:rsid w:val="00743DC6"/>
    <w:rsid w:val="00750B56"/>
    <w:rsid w:val="00753450"/>
    <w:rsid w:val="00753C8D"/>
    <w:rsid w:val="007551A0"/>
    <w:rsid w:val="007640ED"/>
    <w:rsid w:val="00781E37"/>
    <w:rsid w:val="00784194"/>
    <w:rsid w:val="00785FEB"/>
    <w:rsid w:val="00790588"/>
    <w:rsid w:val="00793ABB"/>
    <w:rsid w:val="00794503"/>
    <w:rsid w:val="007952E0"/>
    <w:rsid w:val="007A5DD0"/>
    <w:rsid w:val="007B195A"/>
    <w:rsid w:val="007C0E9B"/>
    <w:rsid w:val="007D2816"/>
    <w:rsid w:val="007D70DD"/>
    <w:rsid w:val="007E404B"/>
    <w:rsid w:val="007E5C51"/>
    <w:rsid w:val="007F393A"/>
    <w:rsid w:val="007F406B"/>
    <w:rsid w:val="00806AFA"/>
    <w:rsid w:val="008150FF"/>
    <w:rsid w:val="008174B9"/>
    <w:rsid w:val="00817DCA"/>
    <w:rsid w:val="008235FF"/>
    <w:rsid w:val="00843993"/>
    <w:rsid w:val="008444A1"/>
    <w:rsid w:val="008658B2"/>
    <w:rsid w:val="00887436"/>
    <w:rsid w:val="008931EE"/>
    <w:rsid w:val="00896C33"/>
    <w:rsid w:val="008971A0"/>
    <w:rsid w:val="00897D0C"/>
    <w:rsid w:val="008A235C"/>
    <w:rsid w:val="008B4876"/>
    <w:rsid w:val="008C1E80"/>
    <w:rsid w:val="008C292B"/>
    <w:rsid w:val="008D0340"/>
    <w:rsid w:val="008D065F"/>
    <w:rsid w:val="008D6325"/>
    <w:rsid w:val="008D7105"/>
    <w:rsid w:val="008E128F"/>
    <w:rsid w:val="008E2CA7"/>
    <w:rsid w:val="008E4112"/>
    <w:rsid w:val="008E796E"/>
    <w:rsid w:val="008F09C8"/>
    <w:rsid w:val="00902FDD"/>
    <w:rsid w:val="009158BF"/>
    <w:rsid w:val="00921F01"/>
    <w:rsid w:val="00925ED7"/>
    <w:rsid w:val="009659EB"/>
    <w:rsid w:val="00967E1E"/>
    <w:rsid w:val="0099177B"/>
    <w:rsid w:val="009C4A17"/>
    <w:rsid w:val="009D00F1"/>
    <w:rsid w:val="009D5EC5"/>
    <w:rsid w:val="009E2D81"/>
    <w:rsid w:val="009E4E45"/>
    <w:rsid w:val="00A17915"/>
    <w:rsid w:val="00A245CC"/>
    <w:rsid w:val="00A273BD"/>
    <w:rsid w:val="00A342AB"/>
    <w:rsid w:val="00A3470A"/>
    <w:rsid w:val="00A45575"/>
    <w:rsid w:val="00A45735"/>
    <w:rsid w:val="00A56650"/>
    <w:rsid w:val="00A61338"/>
    <w:rsid w:val="00A62E66"/>
    <w:rsid w:val="00A70549"/>
    <w:rsid w:val="00A761B0"/>
    <w:rsid w:val="00A8040E"/>
    <w:rsid w:val="00AA6931"/>
    <w:rsid w:val="00AE6456"/>
    <w:rsid w:val="00AE6637"/>
    <w:rsid w:val="00AF448E"/>
    <w:rsid w:val="00AF5327"/>
    <w:rsid w:val="00AF65F0"/>
    <w:rsid w:val="00B00D19"/>
    <w:rsid w:val="00B02E3D"/>
    <w:rsid w:val="00B121A3"/>
    <w:rsid w:val="00B146B9"/>
    <w:rsid w:val="00B26BB8"/>
    <w:rsid w:val="00B40973"/>
    <w:rsid w:val="00B553A6"/>
    <w:rsid w:val="00B62246"/>
    <w:rsid w:val="00B73DBC"/>
    <w:rsid w:val="00B81D90"/>
    <w:rsid w:val="00B839AA"/>
    <w:rsid w:val="00B8788B"/>
    <w:rsid w:val="00B93734"/>
    <w:rsid w:val="00B96E4A"/>
    <w:rsid w:val="00BA21CD"/>
    <w:rsid w:val="00BA4054"/>
    <w:rsid w:val="00BA75C6"/>
    <w:rsid w:val="00BA7F26"/>
    <w:rsid w:val="00BB4AB0"/>
    <w:rsid w:val="00BB737C"/>
    <w:rsid w:val="00BC798B"/>
    <w:rsid w:val="00BD3EE3"/>
    <w:rsid w:val="00BE2DBF"/>
    <w:rsid w:val="00C1474D"/>
    <w:rsid w:val="00C1633D"/>
    <w:rsid w:val="00C16E7C"/>
    <w:rsid w:val="00C20947"/>
    <w:rsid w:val="00C446DC"/>
    <w:rsid w:val="00C7278D"/>
    <w:rsid w:val="00C7626C"/>
    <w:rsid w:val="00C82AD6"/>
    <w:rsid w:val="00C87267"/>
    <w:rsid w:val="00C924BE"/>
    <w:rsid w:val="00CA23C7"/>
    <w:rsid w:val="00CA2A74"/>
    <w:rsid w:val="00CA31B3"/>
    <w:rsid w:val="00CA5560"/>
    <w:rsid w:val="00CB0360"/>
    <w:rsid w:val="00CB48AD"/>
    <w:rsid w:val="00CB61E4"/>
    <w:rsid w:val="00CD6709"/>
    <w:rsid w:val="00CE77D8"/>
    <w:rsid w:val="00CF4F8A"/>
    <w:rsid w:val="00CF572F"/>
    <w:rsid w:val="00D16B06"/>
    <w:rsid w:val="00D27252"/>
    <w:rsid w:val="00D4245C"/>
    <w:rsid w:val="00D9261A"/>
    <w:rsid w:val="00DA1EF9"/>
    <w:rsid w:val="00DC1636"/>
    <w:rsid w:val="00DC1A04"/>
    <w:rsid w:val="00DC2392"/>
    <w:rsid w:val="00DC69B5"/>
    <w:rsid w:val="00DD0874"/>
    <w:rsid w:val="00DD4A60"/>
    <w:rsid w:val="00DD57D1"/>
    <w:rsid w:val="00DD79BD"/>
    <w:rsid w:val="00DE12CE"/>
    <w:rsid w:val="00DE2AFF"/>
    <w:rsid w:val="00DF14B1"/>
    <w:rsid w:val="00DF24A3"/>
    <w:rsid w:val="00DF46A1"/>
    <w:rsid w:val="00DF5DCB"/>
    <w:rsid w:val="00E03158"/>
    <w:rsid w:val="00E10518"/>
    <w:rsid w:val="00E12D81"/>
    <w:rsid w:val="00E1776E"/>
    <w:rsid w:val="00E204E3"/>
    <w:rsid w:val="00E369FC"/>
    <w:rsid w:val="00E60418"/>
    <w:rsid w:val="00EA603E"/>
    <w:rsid w:val="00EA66B4"/>
    <w:rsid w:val="00EA7480"/>
    <w:rsid w:val="00EB0D5C"/>
    <w:rsid w:val="00EB4B52"/>
    <w:rsid w:val="00EC13F8"/>
    <w:rsid w:val="00EC2AA3"/>
    <w:rsid w:val="00EE1519"/>
    <w:rsid w:val="00EE5D34"/>
    <w:rsid w:val="00EE75F5"/>
    <w:rsid w:val="00EF099E"/>
    <w:rsid w:val="00EF6130"/>
    <w:rsid w:val="00F00BB2"/>
    <w:rsid w:val="00F01DC5"/>
    <w:rsid w:val="00F06257"/>
    <w:rsid w:val="00F12015"/>
    <w:rsid w:val="00F16DBD"/>
    <w:rsid w:val="00F23C43"/>
    <w:rsid w:val="00F266C3"/>
    <w:rsid w:val="00F3014D"/>
    <w:rsid w:val="00F33D69"/>
    <w:rsid w:val="00F61015"/>
    <w:rsid w:val="00F626E5"/>
    <w:rsid w:val="00F71E3A"/>
    <w:rsid w:val="00F775CE"/>
    <w:rsid w:val="00F87062"/>
    <w:rsid w:val="00F96827"/>
    <w:rsid w:val="00FB39A9"/>
    <w:rsid w:val="00FB749D"/>
    <w:rsid w:val="00FB7B54"/>
    <w:rsid w:val="00FC04DB"/>
    <w:rsid w:val="00FC2ED1"/>
    <w:rsid w:val="00FD086B"/>
    <w:rsid w:val="00FD0CBC"/>
    <w:rsid w:val="00FE2860"/>
    <w:rsid w:val="00FE5036"/>
    <w:rsid w:val="00FE75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99AA0"/>
  <w15:chartTrackingRefBased/>
  <w15:docId w15:val="{C802B56A-FAE2-42F2-9FED-B9379405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6709"/>
    <w:pPr>
      <w:spacing w:after="0" w:line="240" w:lineRule="auto"/>
      <w:jc w:val="both"/>
    </w:pPr>
    <w:rPr>
      <w:rFonts w:ascii="Politie Text" w:hAnsi="Politie Text"/>
      <w:sz w:val="20"/>
    </w:rPr>
  </w:style>
  <w:style w:type="paragraph" w:styleId="Kop1">
    <w:name w:val="heading 1"/>
    <w:basedOn w:val="Standaard"/>
    <w:next w:val="Standaard"/>
    <w:link w:val="Kop1Char"/>
    <w:uiPriority w:val="9"/>
    <w:qFormat/>
    <w:rsid w:val="007551A0"/>
    <w:pPr>
      <w:keepNext/>
      <w:keepLines/>
      <w:numPr>
        <w:numId w:val="1"/>
      </w:numPr>
      <w:spacing w:before="240" w:after="120"/>
      <w:outlineLvl w:val="0"/>
    </w:pPr>
    <w:rPr>
      <w:rFonts w:eastAsiaTheme="majorEastAsia" w:cstheme="majorBidi"/>
      <w:b/>
      <w:color w:val="182866"/>
      <w:sz w:val="32"/>
      <w:szCs w:val="32"/>
    </w:rPr>
  </w:style>
  <w:style w:type="paragraph" w:styleId="Kop2">
    <w:name w:val="heading 2"/>
    <w:basedOn w:val="Standaard"/>
    <w:next w:val="Standaard"/>
    <w:link w:val="Kop2Char"/>
    <w:unhideWhenUsed/>
    <w:qFormat/>
    <w:rsid w:val="007551A0"/>
    <w:pPr>
      <w:keepNext/>
      <w:keepLines/>
      <w:numPr>
        <w:ilvl w:val="1"/>
        <w:numId w:val="1"/>
      </w:numPr>
      <w:spacing w:before="240" w:after="120"/>
      <w:outlineLvl w:val="1"/>
    </w:pPr>
    <w:rPr>
      <w:rFonts w:eastAsiaTheme="majorEastAsia" w:cstheme="majorBidi"/>
      <w:b/>
      <w:color w:val="182866"/>
      <w:sz w:val="28"/>
      <w:szCs w:val="26"/>
    </w:rPr>
  </w:style>
  <w:style w:type="paragraph" w:styleId="Kop3">
    <w:name w:val="heading 3"/>
    <w:basedOn w:val="Standaard"/>
    <w:next w:val="Standaard"/>
    <w:link w:val="Kop3Char"/>
    <w:unhideWhenUsed/>
    <w:qFormat/>
    <w:rsid w:val="00AF65F0"/>
    <w:pPr>
      <w:keepNext/>
      <w:keepLines/>
      <w:numPr>
        <w:ilvl w:val="2"/>
        <w:numId w:val="1"/>
      </w:numPr>
      <w:spacing w:before="240" w:after="120"/>
      <w:outlineLvl w:val="2"/>
    </w:pPr>
    <w:rPr>
      <w:rFonts w:eastAsiaTheme="majorEastAsia" w:cstheme="majorBidi"/>
      <w:b/>
      <w:color w:val="182866"/>
      <w:sz w:val="24"/>
      <w:szCs w:val="24"/>
    </w:rPr>
  </w:style>
  <w:style w:type="paragraph" w:styleId="Kop4">
    <w:name w:val="heading 4"/>
    <w:basedOn w:val="Standaard"/>
    <w:next w:val="Standaard"/>
    <w:link w:val="Kop4Char"/>
    <w:unhideWhenUsed/>
    <w:qFormat/>
    <w:rsid w:val="006C4AC6"/>
    <w:pPr>
      <w:keepNext/>
      <w:keepLines/>
      <w:numPr>
        <w:ilvl w:val="3"/>
        <w:numId w:val="1"/>
      </w:numPr>
      <w:spacing w:before="120" w:after="120"/>
      <w:outlineLvl w:val="3"/>
    </w:pPr>
    <w:rPr>
      <w:rFonts w:eastAsiaTheme="majorEastAsia" w:cstheme="majorBidi"/>
      <w:b/>
      <w:iCs/>
      <w:color w:val="182866"/>
      <w:sz w:val="24"/>
    </w:rPr>
  </w:style>
  <w:style w:type="paragraph" w:styleId="Kop5">
    <w:name w:val="heading 5"/>
    <w:basedOn w:val="Standaard"/>
    <w:next w:val="Standaard"/>
    <w:link w:val="Kop5Char"/>
    <w:unhideWhenUsed/>
    <w:qFormat/>
    <w:rsid w:val="00CD6709"/>
    <w:pPr>
      <w:keepNext/>
      <w:keepLines/>
      <w:numPr>
        <w:ilvl w:val="4"/>
        <w:numId w:val="1"/>
      </w:numPr>
      <w:spacing w:before="40"/>
      <w:outlineLvl w:val="4"/>
    </w:pPr>
    <w:rPr>
      <w:rFonts w:asciiTheme="majorHAnsi" w:eastAsiaTheme="majorEastAsia" w:hAnsiTheme="majorHAnsi" w:cstheme="majorBidi"/>
      <w:color w:val="003461" w:themeColor="accent1" w:themeShade="BF"/>
    </w:rPr>
  </w:style>
  <w:style w:type="paragraph" w:styleId="Kop6">
    <w:name w:val="heading 6"/>
    <w:basedOn w:val="Standaard"/>
    <w:next w:val="Standaard"/>
    <w:link w:val="Kop6Char"/>
    <w:unhideWhenUsed/>
    <w:qFormat/>
    <w:rsid w:val="00CD6709"/>
    <w:pPr>
      <w:keepNext/>
      <w:keepLines/>
      <w:numPr>
        <w:ilvl w:val="5"/>
        <w:numId w:val="1"/>
      </w:numPr>
      <w:spacing w:before="40"/>
      <w:outlineLvl w:val="5"/>
    </w:pPr>
    <w:rPr>
      <w:rFonts w:asciiTheme="majorHAnsi" w:eastAsiaTheme="majorEastAsia" w:hAnsiTheme="majorHAnsi" w:cstheme="majorBidi"/>
      <w:color w:val="002240" w:themeColor="accent1" w:themeShade="7F"/>
    </w:rPr>
  </w:style>
  <w:style w:type="paragraph" w:styleId="Kop7">
    <w:name w:val="heading 7"/>
    <w:basedOn w:val="Standaard"/>
    <w:next w:val="Standaard"/>
    <w:link w:val="Kop7Char"/>
    <w:unhideWhenUsed/>
    <w:qFormat/>
    <w:rsid w:val="00CD6709"/>
    <w:pPr>
      <w:keepNext/>
      <w:keepLines/>
      <w:numPr>
        <w:ilvl w:val="6"/>
        <w:numId w:val="1"/>
      </w:numPr>
      <w:spacing w:before="40"/>
      <w:outlineLvl w:val="6"/>
    </w:pPr>
    <w:rPr>
      <w:rFonts w:asciiTheme="majorHAnsi" w:eastAsiaTheme="majorEastAsia" w:hAnsiTheme="majorHAnsi" w:cstheme="majorBidi"/>
      <w:i/>
      <w:iCs/>
      <w:color w:val="002240" w:themeColor="accent1" w:themeShade="7F"/>
    </w:rPr>
  </w:style>
  <w:style w:type="paragraph" w:styleId="Kop8">
    <w:name w:val="heading 8"/>
    <w:basedOn w:val="Standaard"/>
    <w:next w:val="Standaard"/>
    <w:link w:val="Kop8Char"/>
    <w:unhideWhenUsed/>
    <w:qFormat/>
    <w:rsid w:val="00CD67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nhideWhenUsed/>
    <w:qFormat/>
    <w:rsid w:val="00CD67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D6709"/>
    <w:pPr>
      <w:contextualSpacing/>
    </w:pPr>
    <w:rPr>
      <w:rFonts w:eastAsiaTheme="majorEastAsia" w:cstheme="majorBidi"/>
      <w:b/>
      <w:color w:val="182866"/>
      <w:kern w:val="28"/>
      <w:sz w:val="68"/>
      <w:szCs w:val="56"/>
    </w:rPr>
  </w:style>
  <w:style w:type="character" w:customStyle="1" w:styleId="TitelChar">
    <w:name w:val="Titel Char"/>
    <w:basedOn w:val="Standaardalinea-lettertype"/>
    <w:link w:val="Titel"/>
    <w:uiPriority w:val="10"/>
    <w:rsid w:val="00CD6709"/>
    <w:rPr>
      <w:rFonts w:ascii="Politie Text" w:eastAsiaTheme="majorEastAsia" w:hAnsi="Politie Text" w:cstheme="majorBidi"/>
      <w:b/>
      <w:color w:val="182866"/>
      <w:kern w:val="28"/>
      <w:sz w:val="68"/>
      <w:szCs w:val="56"/>
    </w:rPr>
  </w:style>
  <w:style w:type="character" w:customStyle="1" w:styleId="Kop1Char">
    <w:name w:val="Kop 1 Char"/>
    <w:basedOn w:val="Standaardalinea-lettertype"/>
    <w:link w:val="Kop1"/>
    <w:uiPriority w:val="9"/>
    <w:rsid w:val="007551A0"/>
    <w:rPr>
      <w:rFonts w:ascii="Politie Text" w:eastAsiaTheme="majorEastAsia" w:hAnsi="Politie Text" w:cstheme="majorBidi"/>
      <w:b/>
      <w:color w:val="182866"/>
      <w:sz w:val="32"/>
      <w:szCs w:val="32"/>
    </w:rPr>
  </w:style>
  <w:style w:type="character" w:customStyle="1" w:styleId="Kop2Char">
    <w:name w:val="Kop 2 Char"/>
    <w:basedOn w:val="Standaardalinea-lettertype"/>
    <w:link w:val="Kop2"/>
    <w:rsid w:val="007551A0"/>
    <w:rPr>
      <w:rFonts w:ascii="Politie Text" w:eastAsiaTheme="majorEastAsia" w:hAnsi="Politie Text" w:cstheme="majorBidi"/>
      <w:b/>
      <w:color w:val="182866"/>
      <w:sz w:val="28"/>
      <w:szCs w:val="26"/>
    </w:rPr>
  </w:style>
  <w:style w:type="character" w:customStyle="1" w:styleId="Kop3Char">
    <w:name w:val="Kop 3 Char"/>
    <w:basedOn w:val="Standaardalinea-lettertype"/>
    <w:link w:val="Kop3"/>
    <w:rsid w:val="00AF65F0"/>
    <w:rPr>
      <w:rFonts w:ascii="Politie Text" w:eastAsiaTheme="majorEastAsia" w:hAnsi="Politie Text" w:cstheme="majorBidi"/>
      <w:b/>
      <w:color w:val="182866"/>
      <w:sz w:val="24"/>
      <w:szCs w:val="24"/>
    </w:rPr>
  </w:style>
  <w:style w:type="character" w:customStyle="1" w:styleId="Kop4Char">
    <w:name w:val="Kop 4 Char"/>
    <w:basedOn w:val="Standaardalinea-lettertype"/>
    <w:link w:val="Kop4"/>
    <w:rsid w:val="006C4AC6"/>
    <w:rPr>
      <w:rFonts w:ascii="Politie Text" w:eastAsiaTheme="majorEastAsia" w:hAnsi="Politie Text" w:cstheme="majorBidi"/>
      <w:b/>
      <w:iCs/>
      <w:color w:val="182866"/>
      <w:sz w:val="24"/>
    </w:rPr>
  </w:style>
  <w:style w:type="table" w:styleId="Tabelraster">
    <w:name w:val="Table Grid"/>
    <w:basedOn w:val="Standaardtabel"/>
    <w:rsid w:val="00B0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B02E3D"/>
    <w:pPr>
      <w:spacing w:after="0" w:line="240" w:lineRule="auto"/>
    </w:pPr>
    <w:tblPr>
      <w:tblStyleRowBandSize w:val="1"/>
      <w:tblStyleColBandSize w:val="1"/>
      <w:tblBorders>
        <w:top w:val="single" w:sz="4" w:space="0" w:color="1B95FF" w:themeColor="accent1" w:themeTint="99"/>
        <w:left w:val="single" w:sz="4" w:space="0" w:color="1B95FF" w:themeColor="accent1" w:themeTint="99"/>
        <w:bottom w:val="single" w:sz="4" w:space="0" w:color="1B95FF" w:themeColor="accent1" w:themeTint="99"/>
        <w:right w:val="single" w:sz="4" w:space="0" w:color="1B95FF" w:themeColor="accent1" w:themeTint="99"/>
        <w:insideH w:val="single" w:sz="4" w:space="0" w:color="1B95FF" w:themeColor="accent1" w:themeTint="99"/>
        <w:insideV w:val="single" w:sz="4" w:space="0" w:color="1B95FF" w:themeColor="accent1" w:themeTint="99"/>
      </w:tblBorders>
    </w:tblPr>
    <w:tblStylePr w:type="firstRow">
      <w:rPr>
        <w:b/>
        <w:bCs/>
        <w:color w:val="FFFFFF" w:themeColor="background1"/>
      </w:rPr>
      <w:tblPr/>
      <w:tcPr>
        <w:tcBorders>
          <w:top w:val="single" w:sz="4" w:space="0" w:color="004682" w:themeColor="accent1"/>
          <w:left w:val="single" w:sz="4" w:space="0" w:color="004682" w:themeColor="accent1"/>
          <w:bottom w:val="single" w:sz="4" w:space="0" w:color="004682" w:themeColor="accent1"/>
          <w:right w:val="single" w:sz="4" w:space="0" w:color="004682" w:themeColor="accent1"/>
          <w:insideH w:val="nil"/>
          <w:insideV w:val="nil"/>
        </w:tcBorders>
        <w:shd w:val="clear" w:color="auto" w:fill="004682" w:themeFill="accent1"/>
      </w:tcPr>
    </w:tblStylePr>
    <w:tblStylePr w:type="lastRow">
      <w:rPr>
        <w:b/>
        <w:bCs/>
      </w:rPr>
      <w:tblPr/>
      <w:tcPr>
        <w:tcBorders>
          <w:top w:val="double" w:sz="4" w:space="0" w:color="004682" w:themeColor="accent1"/>
        </w:tcBorders>
      </w:tcPr>
    </w:tblStylePr>
    <w:tblStylePr w:type="firstCol">
      <w:rPr>
        <w:b/>
        <w:bCs/>
      </w:rPr>
    </w:tblStylePr>
    <w:tblStylePr w:type="lastCol">
      <w:rPr>
        <w:b/>
        <w:bCs/>
      </w:rPr>
    </w:tblStylePr>
    <w:tblStylePr w:type="band1Vert">
      <w:tblPr/>
      <w:tcPr>
        <w:shd w:val="clear" w:color="auto" w:fill="B3DBFF" w:themeFill="accent1" w:themeFillTint="33"/>
      </w:tcPr>
    </w:tblStylePr>
    <w:tblStylePr w:type="band1Horz">
      <w:tblPr/>
      <w:tcPr>
        <w:shd w:val="clear" w:color="auto" w:fill="B3DBFF" w:themeFill="accent1" w:themeFillTint="33"/>
      </w:tcPr>
    </w:tblStylePr>
  </w:style>
  <w:style w:type="table" w:styleId="Tabelrasterlicht">
    <w:name w:val="Grid Table Light"/>
    <w:basedOn w:val="Standaardtabel"/>
    <w:uiPriority w:val="40"/>
    <w:rsid w:val="00B02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olitie">
    <w:name w:val="Politie"/>
    <w:basedOn w:val="Standaardtabel"/>
    <w:uiPriority w:val="99"/>
    <w:rsid w:val="00B02E3D"/>
    <w:pPr>
      <w:spacing w:after="0" w:line="240" w:lineRule="auto"/>
    </w:pPr>
    <w:rPr>
      <w:rFonts w:ascii="Arial" w:hAnsi="Arial"/>
    </w:rPr>
    <w:tblPr>
      <w:tblBorders>
        <w:top w:val="single" w:sz="4" w:space="0" w:color="004380"/>
        <w:left w:val="single" w:sz="4" w:space="0" w:color="004380"/>
        <w:bottom w:val="single" w:sz="4" w:space="0" w:color="004380"/>
        <w:right w:val="single" w:sz="4" w:space="0" w:color="004380"/>
        <w:insideH w:val="single" w:sz="4" w:space="0" w:color="004380"/>
        <w:insideV w:val="single" w:sz="4" w:space="0" w:color="004380"/>
      </w:tblBorders>
    </w:tblPr>
    <w:tcPr>
      <w:vAlign w:val="center"/>
    </w:tcPr>
    <w:tblStylePr w:type="firstRow">
      <w:pPr>
        <w:wordWrap/>
        <w:jc w:val="center"/>
      </w:pPr>
      <w:rPr>
        <w:rFonts w:ascii="Arial" w:hAnsi="Arial"/>
        <w:b/>
        <w:color w:val="FFFFFF" w:themeColor="background1"/>
        <w:sz w:val="22"/>
      </w:rPr>
      <w:tblPr/>
      <w:tcPr>
        <w:tcBorders>
          <w:top w:val="single" w:sz="4" w:space="0" w:color="004380"/>
          <w:left w:val="single" w:sz="4" w:space="0" w:color="004380"/>
          <w:bottom w:val="single" w:sz="4" w:space="0" w:color="004380"/>
          <w:right w:val="single" w:sz="4" w:space="0" w:color="004380"/>
          <w:insideH w:val="nil"/>
          <w:insideV w:val="nil"/>
        </w:tcBorders>
        <w:shd w:val="clear" w:color="auto" w:fill="004380"/>
      </w:tcPr>
    </w:tblStylePr>
    <w:tblStylePr w:type="lastRow">
      <w:pPr>
        <w:jc w:val="right"/>
      </w:pPr>
      <w:tblPr/>
      <w:tcPr>
        <w:vAlign w:val="center"/>
      </w:tcPr>
    </w:tblStylePr>
  </w:style>
  <w:style w:type="paragraph" w:styleId="Koptekst">
    <w:name w:val="header"/>
    <w:basedOn w:val="Standaard"/>
    <w:link w:val="KoptekstChar"/>
    <w:unhideWhenUsed/>
    <w:rsid w:val="0036092F"/>
    <w:pPr>
      <w:tabs>
        <w:tab w:val="center" w:pos="4536"/>
        <w:tab w:val="right" w:pos="9072"/>
      </w:tabs>
    </w:pPr>
  </w:style>
  <w:style w:type="character" w:customStyle="1" w:styleId="KoptekstChar">
    <w:name w:val="Koptekst Char"/>
    <w:basedOn w:val="Standaardalinea-lettertype"/>
    <w:link w:val="Koptekst"/>
    <w:rsid w:val="0036092F"/>
    <w:rPr>
      <w:rFonts w:ascii="Arial" w:hAnsi="Arial"/>
      <w:sz w:val="20"/>
    </w:rPr>
  </w:style>
  <w:style w:type="paragraph" w:styleId="Voettekst">
    <w:name w:val="footer"/>
    <w:basedOn w:val="Standaard"/>
    <w:link w:val="VoettekstChar"/>
    <w:unhideWhenUsed/>
    <w:rsid w:val="0036092F"/>
    <w:pPr>
      <w:tabs>
        <w:tab w:val="center" w:pos="4536"/>
        <w:tab w:val="right" w:pos="9072"/>
      </w:tabs>
    </w:pPr>
  </w:style>
  <w:style w:type="character" w:customStyle="1" w:styleId="VoettekstChar">
    <w:name w:val="Voettekst Char"/>
    <w:basedOn w:val="Standaardalinea-lettertype"/>
    <w:link w:val="Voettekst"/>
    <w:rsid w:val="0036092F"/>
    <w:rPr>
      <w:rFonts w:ascii="Arial" w:hAnsi="Arial"/>
      <w:sz w:val="20"/>
    </w:rPr>
  </w:style>
  <w:style w:type="paragraph" w:customStyle="1" w:styleId="RapportTitel">
    <w:name w:val="RapportTitel"/>
    <w:basedOn w:val="Standaard"/>
    <w:next w:val="Standaard"/>
    <w:rsid w:val="00552BA4"/>
    <w:pPr>
      <w:spacing w:line="480" w:lineRule="atLeast"/>
    </w:pPr>
    <w:rPr>
      <w:rFonts w:eastAsia="Times New Roman" w:cs="Times New Roman"/>
      <w:b/>
      <w:color w:val="004682"/>
      <w:sz w:val="68"/>
      <w:szCs w:val="68"/>
      <w:lang w:eastAsia="nl-NL"/>
    </w:rPr>
  </w:style>
  <w:style w:type="paragraph" w:customStyle="1" w:styleId="Kop20">
    <w:name w:val="Kop2"/>
    <w:basedOn w:val="Standaard"/>
    <w:next w:val="Standaard"/>
    <w:link w:val="Kop2Char0"/>
    <w:qFormat/>
    <w:rsid w:val="00552BA4"/>
    <w:pPr>
      <w:spacing w:after="480"/>
    </w:pPr>
    <w:rPr>
      <w:rFonts w:eastAsia="Times New Roman" w:cs="Arial"/>
      <w:b/>
      <w:bCs/>
      <w:color w:val="004682"/>
      <w:kern w:val="32"/>
      <w:sz w:val="36"/>
      <w:szCs w:val="52"/>
      <w:lang w:eastAsia="nl-NL"/>
    </w:rPr>
  </w:style>
  <w:style w:type="character" w:customStyle="1" w:styleId="Kop2Char0">
    <w:name w:val="Kop2 Char"/>
    <w:link w:val="Kop20"/>
    <w:rsid w:val="00552BA4"/>
    <w:rPr>
      <w:rFonts w:ascii="Arial" w:eastAsia="Times New Roman" w:hAnsi="Arial" w:cs="Arial"/>
      <w:b/>
      <w:bCs/>
      <w:color w:val="004682"/>
      <w:kern w:val="32"/>
      <w:sz w:val="36"/>
      <w:szCs w:val="52"/>
      <w:lang w:eastAsia="nl-NL"/>
    </w:rPr>
  </w:style>
  <w:style w:type="paragraph" w:customStyle="1" w:styleId="Rapporttitelaanv">
    <w:name w:val="Rapporttitel aanv"/>
    <w:basedOn w:val="Standaard"/>
    <w:qFormat/>
    <w:rsid w:val="00552BA4"/>
    <w:pPr>
      <w:framePr w:hSpace="141" w:wrap="around" w:vAnchor="page" w:hAnchor="margin" w:xAlign="center" w:y="4321"/>
      <w:spacing w:before="9" w:after="9" w:line="260" w:lineRule="atLeast"/>
      <w:ind w:left="493" w:right="493"/>
    </w:pPr>
    <w:rPr>
      <w:rFonts w:eastAsia="Times New Roman" w:cs="Times New Roman"/>
      <w:b/>
      <w:color w:val="FFFFFF" w:themeColor="background1"/>
      <w:spacing w:val="22"/>
      <w:sz w:val="28"/>
      <w:szCs w:val="28"/>
      <w:lang w:eastAsia="nl-NL"/>
    </w:rPr>
  </w:style>
  <w:style w:type="paragraph" w:styleId="Lijstalinea">
    <w:name w:val="List Paragraph"/>
    <w:basedOn w:val="Standaard"/>
    <w:uiPriority w:val="34"/>
    <w:qFormat/>
    <w:rsid w:val="00CD6709"/>
    <w:pPr>
      <w:ind w:left="720"/>
      <w:contextualSpacing/>
    </w:pPr>
  </w:style>
  <w:style w:type="character" w:customStyle="1" w:styleId="Kop5Char">
    <w:name w:val="Kop 5 Char"/>
    <w:basedOn w:val="Standaardalinea-lettertype"/>
    <w:link w:val="Kop5"/>
    <w:rsid w:val="00CD6709"/>
    <w:rPr>
      <w:rFonts w:asciiTheme="majorHAnsi" w:eastAsiaTheme="majorEastAsia" w:hAnsiTheme="majorHAnsi" w:cstheme="majorBidi"/>
      <w:color w:val="003461" w:themeColor="accent1" w:themeShade="BF"/>
      <w:sz w:val="20"/>
    </w:rPr>
  </w:style>
  <w:style w:type="character" w:customStyle="1" w:styleId="Kop6Char">
    <w:name w:val="Kop 6 Char"/>
    <w:basedOn w:val="Standaardalinea-lettertype"/>
    <w:link w:val="Kop6"/>
    <w:rsid w:val="00CD6709"/>
    <w:rPr>
      <w:rFonts w:asciiTheme="majorHAnsi" w:eastAsiaTheme="majorEastAsia" w:hAnsiTheme="majorHAnsi" w:cstheme="majorBidi"/>
      <w:color w:val="002240" w:themeColor="accent1" w:themeShade="7F"/>
      <w:sz w:val="20"/>
    </w:rPr>
  </w:style>
  <w:style w:type="character" w:customStyle="1" w:styleId="Kop7Char">
    <w:name w:val="Kop 7 Char"/>
    <w:basedOn w:val="Standaardalinea-lettertype"/>
    <w:link w:val="Kop7"/>
    <w:rsid w:val="00CD6709"/>
    <w:rPr>
      <w:rFonts w:asciiTheme="majorHAnsi" w:eastAsiaTheme="majorEastAsia" w:hAnsiTheme="majorHAnsi" w:cstheme="majorBidi"/>
      <w:i/>
      <w:iCs/>
      <w:color w:val="002240" w:themeColor="accent1" w:themeShade="7F"/>
      <w:sz w:val="20"/>
    </w:rPr>
  </w:style>
  <w:style w:type="character" w:customStyle="1" w:styleId="Kop8Char">
    <w:name w:val="Kop 8 Char"/>
    <w:basedOn w:val="Standaardalinea-lettertype"/>
    <w:link w:val="Kop8"/>
    <w:rsid w:val="00CD670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rsid w:val="00CD6709"/>
    <w:rPr>
      <w:rFonts w:asciiTheme="majorHAnsi" w:eastAsiaTheme="majorEastAsia" w:hAnsiTheme="majorHAnsi" w:cstheme="majorBidi"/>
      <w:i/>
      <w:iCs/>
      <w:color w:val="272727" w:themeColor="text1" w:themeTint="D8"/>
      <w:sz w:val="21"/>
      <w:szCs w:val="21"/>
    </w:rPr>
  </w:style>
  <w:style w:type="paragraph" w:customStyle="1" w:styleId="standaard0">
    <w:name w:val="standaard"/>
    <w:basedOn w:val="Standaard"/>
    <w:link w:val="standaardChar"/>
    <w:rsid w:val="00CD6709"/>
    <w:rPr>
      <w:rFonts w:eastAsia="Times New Roman" w:cs="Times New Roman"/>
      <w:szCs w:val="20"/>
      <w:lang w:eastAsia="nl-NL"/>
    </w:rPr>
  </w:style>
  <w:style w:type="character" w:customStyle="1" w:styleId="standaardChar">
    <w:name w:val="standaard Char"/>
    <w:link w:val="standaard0"/>
    <w:locked/>
    <w:rsid w:val="00CD6709"/>
    <w:rPr>
      <w:rFonts w:ascii="Arial" w:eastAsia="Times New Roman" w:hAnsi="Arial" w:cs="Times New Roman"/>
      <w:sz w:val="20"/>
      <w:szCs w:val="20"/>
      <w:lang w:eastAsia="nl-NL"/>
    </w:rPr>
  </w:style>
  <w:style w:type="character" w:styleId="Intensievebenadrukking">
    <w:name w:val="Intense Emphasis"/>
    <w:basedOn w:val="Standaardalinea-lettertype"/>
    <w:uiPriority w:val="21"/>
    <w:qFormat/>
    <w:rsid w:val="00CD6709"/>
    <w:rPr>
      <w:rFonts w:cs="Times New Roman"/>
      <w:i/>
      <w:iCs/>
      <w:color w:val="004682" w:themeColor="accent1"/>
    </w:rPr>
  </w:style>
  <w:style w:type="paragraph" w:styleId="Ondertitel">
    <w:name w:val="Subtitle"/>
    <w:basedOn w:val="Standaard"/>
    <w:next w:val="Standaard"/>
    <w:link w:val="OndertitelChar"/>
    <w:uiPriority w:val="11"/>
    <w:qFormat/>
    <w:rsid w:val="00CD6709"/>
    <w:pPr>
      <w:numPr>
        <w:ilvl w:val="1"/>
      </w:numPr>
      <w:spacing w:after="160"/>
    </w:pPr>
    <w:rPr>
      <w:rFonts w:eastAsiaTheme="minorEastAsia"/>
      <w:b/>
      <w:color w:val="182866"/>
      <w:sz w:val="36"/>
    </w:rPr>
  </w:style>
  <w:style w:type="character" w:customStyle="1" w:styleId="OndertitelChar">
    <w:name w:val="Ondertitel Char"/>
    <w:basedOn w:val="Standaardalinea-lettertype"/>
    <w:link w:val="Ondertitel"/>
    <w:uiPriority w:val="11"/>
    <w:rsid w:val="00CD6709"/>
    <w:rPr>
      <w:rFonts w:ascii="Politie Text" w:eastAsiaTheme="minorEastAsia" w:hAnsi="Politie Text"/>
      <w:b/>
      <w:color w:val="182866"/>
      <w:sz w:val="36"/>
    </w:rPr>
  </w:style>
  <w:style w:type="character" w:styleId="Voetnootmarkering">
    <w:name w:val="footnote reference"/>
    <w:basedOn w:val="Standaardalinea-lettertype"/>
    <w:uiPriority w:val="99"/>
    <w:semiHidden/>
    <w:rsid w:val="00AF65F0"/>
    <w:rPr>
      <w:vertAlign w:val="superscript"/>
    </w:rPr>
  </w:style>
  <w:style w:type="paragraph" w:styleId="Voetnoottekst">
    <w:name w:val="footnote text"/>
    <w:basedOn w:val="Standaard"/>
    <w:link w:val="VoetnoottekstChar"/>
    <w:semiHidden/>
    <w:rsid w:val="00F71E3A"/>
    <w:pPr>
      <w:jc w:val="left"/>
    </w:pPr>
    <w:rPr>
      <w:rFonts w:ascii="Arial" w:eastAsia="Times New Roman" w:hAnsi="Arial" w:cs="Times New Roman"/>
      <w:szCs w:val="20"/>
      <w:lang w:eastAsia="nl-NL"/>
    </w:rPr>
  </w:style>
  <w:style w:type="character" w:customStyle="1" w:styleId="VoetnoottekstChar">
    <w:name w:val="Voetnoottekst Char"/>
    <w:basedOn w:val="Standaardalinea-lettertype"/>
    <w:link w:val="Voetnoottekst"/>
    <w:semiHidden/>
    <w:rsid w:val="00F71E3A"/>
    <w:rPr>
      <w:rFonts w:ascii="Arial" w:eastAsia="Times New Roman" w:hAnsi="Arial" w:cs="Times New Roman"/>
      <w:sz w:val="20"/>
      <w:szCs w:val="20"/>
      <w:lang w:eastAsia="nl-NL"/>
    </w:rPr>
  </w:style>
  <w:style w:type="paragraph" w:customStyle="1" w:styleId="Koplevel1">
    <w:name w:val="Kop level 1"/>
    <w:basedOn w:val="Standaard"/>
    <w:next w:val="Standaard"/>
    <w:rsid w:val="00F71E3A"/>
    <w:pPr>
      <w:numPr>
        <w:numId w:val="2"/>
      </w:numPr>
      <w:jc w:val="left"/>
      <w:outlineLvl w:val="0"/>
    </w:pPr>
    <w:rPr>
      <w:rFonts w:ascii="Arial" w:eastAsia="Times New Roman" w:hAnsi="Arial" w:cs="Times New Roman"/>
      <w:b/>
      <w:kern w:val="32"/>
      <w:sz w:val="28"/>
      <w:szCs w:val="20"/>
      <w:lang w:eastAsia="nl-NL"/>
    </w:rPr>
  </w:style>
  <w:style w:type="paragraph" w:customStyle="1" w:styleId="Koplevel2">
    <w:name w:val="Kop level 2"/>
    <w:basedOn w:val="Koplevel1"/>
    <w:next w:val="Standaard"/>
    <w:rsid w:val="00F71E3A"/>
    <w:pPr>
      <w:numPr>
        <w:ilvl w:val="1"/>
      </w:numPr>
      <w:outlineLvl w:val="1"/>
    </w:pPr>
    <w:rPr>
      <w:sz w:val="26"/>
    </w:rPr>
  </w:style>
  <w:style w:type="paragraph" w:customStyle="1" w:styleId="Koplevel3">
    <w:name w:val="Kop level 3"/>
    <w:basedOn w:val="Koplevel2"/>
    <w:next w:val="Standaard"/>
    <w:rsid w:val="00F71E3A"/>
    <w:pPr>
      <w:numPr>
        <w:ilvl w:val="2"/>
      </w:numPr>
      <w:outlineLvl w:val="2"/>
    </w:pPr>
    <w:rPr>
      <w:sz w:val="24"/>
    </w:rPr>
  </w:style>
  <w:style w:type="character" w:styleId="Hyperlink">
    <w:name w:val="Hyperlink"/>
    <w:basedOn w:val="Standaardalinea-lettertype"/>
    <w:uiPriority w:val="99"/>
    <w:rsid w:val="003B534D"/>
    <w:rPr>
      <w:color w:val="0000FF"/>
      <w:u w:val="single"/>
    </w:rPr>
  </w:style>
  <w:style w:type="paragraph" w:styleId="Plattetekst">
    <w:name w:val="Body Text"/>
    <w:basedOn w:val="Standaard"/>
    <w:link w:val="PlattetekstChar"/>
    <w:rsid w:val="003B53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rFonts w:ascii="Times New Roman" w:eastAsia="Times New Roman" w:hAnsi="Times New Roman" w:cs="Times New Roman"/>
      <w:sz w:val="24"/>
      <w:szCs w:val="20"/>
      <w:lang w:eastAsia="nl-NL"/>
    </w:rPr>
  </w:style>
  <w:style w:type="character" w:customStyle="1" w:styleId="PlattetekstChar">
    <w:name w:val="Platte tekst Char"/>
    <w:basedOn w:val="Standaardalinea-lettertype"/>
    <w:link w:val="Plattetekst"/>
    <w:rsid w:val="003B534D"/>
    <w:rPr>
      <w:rFonts w:ascii="Times New Roman" w:eastAsia="Times New Roman" w:hAnsi="Times New Roman" w:cs="Times New Roman"/>
      <w:sz w:val="24"/>
      <w:szCs w:val="20"/>
      <w:lang w:eastAsia="nl-NL"/>
    </w:rPr>
  </w:style>
  <w:style w:type="paragraph" w:styleId="Inhopg1">
    <w:name w:val="toc 1"/>
    <w:aliases w:val="Inhoud kop 1 VOA"/>
    <w:basedOn w:val="Standaard"/>
    <w:next w:val="Standaard"/>
    <w:autoRedefine/>
    <w:uiPriority w:val="39"/>
    <w:qFormat/>
    <w:rsid w:val="003B534D"/>
    <w:pPr>
      <w:spacing w:before="120" w:after="120"/>
      <w:jc w:val="left"/>
    </w:pPr>
    <w:rPr>
      <w:rFonts w:eastAsia="Times New Roman" w:cs="Times New Roman"/>
      <w:b/>
      <w:caps/>
      <w:color w:val="182866"/>
      <w:szCs w:val="20"/>
      <w:lang w:eastAsia="nl-NL"/>
    </w:rPr>
  </w:style>
  <w:style w:type="paragraph" w:styleId="Inhopg2">
    <w:name w:val="toc 2"/>
    <w:aliases w:val="Inhoud kop 2 VOA"/>
    <w:basedOn w:val="Standaard"/>
    <w:next w:val="Standaard"/>
    <w:autoRedefine/>
    <w:uiPriority w:val="39"/>
    <w:qFormat/>
    <w:rsid w:val="003B534D"/>
    <w:pPr>
      <w:tabs>
        <w:tab w:val="right" w:leader="dot" w:pos="9060"/>
      </w:tabs>
      <w:ind w:left="220"/>
      <w:jc w:val="left"/>
    </w:pPr>
    <w:rPr>
      <w:rFonts w:eastAsia="Times New Roman" w:cs="Arial"/>
      <w:smallCaps/>
      <w:noProof/>
      <w:color w:val="182866"/>
      <w:szCs w:val="20"/>
      <w:lang w:eastAsia="nl-NL"/>
    </w:rPr>
  </w:style>
  <w:style w:type="paragraph" w:styleId="Inhopg3">
    <w:name w:val="toc 3"/>
    <w:aliases w:val="Inhoud kop 3 VOA"/>
    <w:basedOn w:val="Standaard"/>
    <w:next w:val="Standaard"/>
    <w:autoRedefine/>
    <w:uiPriority w:val="39"/>
    <w:qFormat/>
    <w:rsid w:val="003B534D"/>
    <w:pPr>
      <w:tabs>
        <w:tab w:val="left" w:pos="1320"/>
        <w:tab w:val="right" w:leader="dot" w:pos="9060"/>
      </w:tabs>
      <w:ind w:left="440"/>
      <w:jc w:val="left"/>
    </w:pPr>
    <w:rPr>
      <w:rFonts w:eastAsia="Times New Roman" w:cs="Times New Roman"/>
      <w:i/>
      <w:noProof/>
      <w:color w:val="182866"/>
      <w:szCs w:val="20"/>
      <w:lang w:eastAsia="nl-NL"/>
    </w:rPr>
  </w:style>
  <w:style w:type="paragraph" w:styleId="Inhopg4">
    <w:name w:val="toc 4"/>
    <w:basedOn w:val="Standaard"/>
    <w:next w:val="Standaard"/>
    <w:autoRedefine/>
    <w:uiPriority w:val="39"/>
    <w:rsid w:val="003B534D"/>
    <w:pPr>
      <w:ind w:left="660"/>
      <w:jc w:val="left"/>
    </w:pPr>
    <w:rPr>
      <w:rFonts w:eastAsia="Times New Roman" w:cs="Times New Roman"/>
      <w:color w:val="182866"/>
      <w:sz w:val="18"/>
      <w:szCs w:val="20"/>
      <w:lang w:eastAsia="nl-NL"/>
    </w:rPr>
  </w:style>
  <w:style w:type="paragraph" w:styleId="Inhopg5">
    <w:name w:val="toc 5"/>
    <w:basedOn w:val="Standaard"/>
    <w:next w:val="Standaard"/>
    <w:autoRedefine/>
    <w:uiPriority w:val="39"/>
    <w:rsid w:val="003B534D"/>
    <w:pPr>
      <w:ind w:left="880"/>
      <w:jc w:val="left"/>
    </w:pPr>
    <w:rPr>
      <w:rFonts w:eastAsia="Times New Roman" w:cs="Times New Roman"/>
      <w:color w:val="182866"/>
      <w:sz w:val="18"/>
      <w:szCs w:val="20"/>
      <w:lang w:eastAsia="nl-NL"/>
    </w:rPr>
  </w:style>
  <w:style w:type="paragraph" w:styleId="Inhopg6">
    <w:name w:val="toc 6"/>
    <w:basedOn w:val="Standaard"/>
    <w:next w:val="Standaard"/>
    <w:autoRedefine/>
    <w:uiPriority w:val="39"/>
    <w:rsid w:val="003B534D"/>
    <w:pPr>
      <w:ind w:left="1100"/>
      <w:jc w:val="left"/>
    </w:pPr>
    <w:rPr>
      <w:rFonts w:ascii="Times New Roman" w:eastAsia="Times New Roman" w:hAnsi="Times New Roman" w:cs="Times New Roman"/>
      <w:sz w:val="18"/>
      <w:szCs w:val="20"/>
      <w:lang w:eastAsia="nl-NL"/>
    </w:rPr>
  </w:style>
  <w:style w:type="paragraph" w:styleId="Inhopg7">
    <w:name w:val="toc 7"/>
    <w:basedOn w:val="Standaard"/>
    <w:next w:val="Standaard"/>
    <w:autoRedefine/>
    <w:uiPriority w:val="39"/>
    <w:rsid w:val="003B534D"/>
    <w:pPr>
      <w:ind w:left="1320"/>
      <w:jc w:val="left"/>
    </w:pPr>
    <w:rPr>
      <w:rFonts w:ascii="Times New Roman" w:eastAsia="Times New Roman" w:hAnsi="Times New Roman" w:cs="Times New Roman"/>
      <w:sz w:val="18"/>
      <w:szCs w:val="20"/>
      <w:lang w:eastAsia="nl-NL"/>
    </w:rPr>
  </w:style>
  <w:style w:type="paragraph" w:styleId="Inhopg8">
    <w:name w:val="toc 8"/>
    <w:basedOn w:val="Standaard"/>
    <w:next w:val="Standaard"/>
    <w:autoRedefine/>
    <w:uiPriority w:val="39"/>
    <w:rsid w:val="003B534D"/>
    <w:pPr>
      <w:ind w:left="1540"/>
      <w:jc w:val="left"/>
    </w:pPr>
    <w:rPr>
      <w:rFonts w:ascii="Times New Roman" w:eastAsia="Times New Roman" w:hAnsi="Times New Roman" w:cs="Times New Roman"/>
      <w:sz w:val="18"/>
      <w:szCs w:val="20"/>
      <w:lang w:eastAsia="nl-NL"/>
    </w:rPr>
  </w:style>
  <w:style w:type="paragraph" w:styleId="Inhopg9">
    <w:name w:val="toc 9"/>
    <w:basedOn w:val="Standaard"/>
    <w:next w:val="Standaard"/>
    <w:autoRedefine/>
    <w:uiPriority w:val="39"/>
    <w:rsid w:val="003B534D"/>
    <w:pPr>
      <w:ind w:left="1760"/>
      <w:jc w:val="left"/>
    </w:pPr>
    <w:rPr>
      <w:rFonts w:ascii="Times New Roman" w:eastAsia="Times New Roman" w:hAnsi="Times New Roman" w:cs="Times New Roman"/>
      <w:sz w:val="18"/>
      <w:szCs w:val="20"/>
      <w:lang w:eastAsia="nl-NL"/>
    </w:rPr>
  </w:style>
  <w:style w:type="paragraph" w:styleId="Plattetekstinspringen">
    <w:name w:val="Body Text Indent"/>
    <w:basedOn w:val="Standaard"/>
    <w:link w:val="PlattetekstinspringenChar"/>
    <w:rsid w:val="003B534D"/>
    <w:pPr>
      <w:widowControl w:val="0"/>
      <w:tabs>
        <w:tab w:val="left" w:pos="720"/>
        <w:tab w:val="left" w:pos="1901"/>
        <w:tab w:val="left" w:pos="2346"/>
        <w:tab w:val="left" w:pos="2556"/>
        <w:tab w:val="left" w:pos="2958"/>
        <w:tab w:val="left" w:pos="3600"/>
      </w:tabs>
      <w:ind w:left="2346" w:hanging="2346"/>
    </w:pPr>
    <w:rPr>
      <w:rFonts w:ascii="Arial" w:eastAsia="Times New Roman" w:hAnsi="Arial" w:cs="Times New Roman"/>
      <w:spacing w:val="-3"/>
      <w:szCs w:val="20"/>
      <w:lang w:eastAsia="nl-NL"/>
    </w:rPr>
  </w:style>
  <w:style w:type="character" w:customStyle="1" w:styleId="PlattetekstinspringenChar">
    <w:name w:val="Platte tekst inspringen Char"/>
    <w:basedOn w:val="Standaardalinea-lettertype"/>
    <w:link w:val="Plattetekstinspringen"/>
    <w:rsid w:val="003B534D"/>
    <w:rPr>
      <w:rFonts w:ascii="Arial" w:eastAsia="Times New Roman" w:hAnsi="Arial" w:cs="Times New Roman"/>
      <w:spacing w:val="-3"/>
      <w:sz w:val="20"/>
      <w:szCs w:val="20"/>
      <w:lang w:eastAsia="nl-NL"/>
    </w:rPr>
  </w:style>
  <w:style w:type="paragraph" w:styleId="Plattetekstinspringen2">
    <w:name w:val="Body Text Indent 2"/>
    <w:basedOn w:val="Standaard"/>
    <w:link w:val="Plattetekstinspringen2Char"/>
    <w:rsid w:val="003B534D"/>
    <w:pPr>
      <w:widowControl w:val="0"/>
      <w:tabs>
        <w:tab w:val="left" w:pos="720"/>
        <w:tab w:val="left" w:pos="1901"/>
        <w:tab w:val="left" w:pos="2346"/>
      </w:tabs>
      <w:ind w:left="2346" w:hanging="2346"/>
    </w:pPr>
    <w:rPr>
      <w:rFonts w:ascii="Times New Roman" w:eastAsia="Times New Roman" w:hAnsi="Times New Roman" w:cs="Times New Roman"/>
      <w:spacing w:val="-3"/>
      <w:szCs w:val="20"/>
      <w:lang w:eastAsia="nl-NL"/>
    </w:rPr>
  </w:style>
  <w:style w:type="character" w:customStyle="1" w:styleId="Plattetekstinspringen2Char">
    <w:name w:val="Platte tekst inspringen 2 Char"/>
    <w:basedOn w:val="Standaardalinea-lettertype"/>
    <w:link w:val="Plattetekstinspringen2"/>
    <w:rsid w:val="003B534D"/>
    <w:rPr>
      <w:rFonts w:ascii="Times New Roman" w:eastAsia="Times New Roman" w:hAnsi="Times New Roman" w:cs="Times New Roman"/>
      <w:spacing w:val="-3"/>
      <w:sz w:val="20"/>
      <w:szCs w:val="20"/>
      <w:lang w:eastAsia="nl-NL"/>
    </w:rPr>
  </w:style>
  <w:style w:type="paragraph" w:styleId="Plattetekstinspringen3">
    <w:name w:val="Body Text Indent 3"/>
    <w:basedOn w:val="Standaard"/>
    <w:link w:val="Plattetekstinspringen3Char"/>
    <w:rsid w:val="003B534D"/>
    <w:pPr>
      <w:widowControl w:val="0"/>
      <w:tabs>
        <w:tab w:val="left" w:pos="720"/>
        <w:tab w:val="left" w:pos="2127"/>
        <w:tab w:val="left" w:pos="2552"/>
      </w:tabs>
      <w:ind w:left="2552" w:hanging="2552"/>
    </w:pPr>
    <w:rPr>
      <w:rFonts w:ascii="Arial" w:eastAsia="Times New Roman" w:hAnsi="Arial" w:cs="Times New Roman"/>
      <w:spacing w:val="-3"/>
      <w:szCs w:val="20"/>
      <w:lang w:eastAsia="nl-NL"/>
    </w:rPr>
  </w:style>
  <w:style w:type="character" w:customStyle="1" w:styleId="Plattetekstinspringen3Char">
    <w:name w:val="Platte tekst inspringen 3 Char"/>
    <w:basedOn w:val="Standaardalinea-lettertype"/>
    <w:link w:val="Plattetekstinspringen3"/>
    <w:rsid w:val="003B534D"/>
    <w:rPr>
      <w:rFonts w:ascii="Arial" w:eastAsia="Times New Roman" w:hAnsi="Arial" w:cs="Times New Roman"/>
      <w:spacing w:val="-3"/>
      <w:sz w:val="20"/>
      <w:szCs w:val="20"/>
      <w:lang w:eastAsia="nl-NL"/>
    </w:rPr>
  </w:style>
  <w:style w:type="paragraph" w:styleId="Documentstructuur">
    <w:name w:val="Document Map"/>
    <w:basedOn w:val="Standaard"/>
    <w:link w:val="DocumentstructuurChar"/>
    <w:semiHidden/>
    <w:rsid w:val="003B534D"/>
    <w:pPr>
      <w:shd w:val="clear" w:color="auto" w:fill="000080"/>
      <w:jc w:val="left"/>
    </w:pPr>
    <w:rPr>
      <w:rFonts w:ascii="Tahoma" w:eastAsia="Times New Roman" w:hAnsi="Tahoma" w:cs="Verdana"/>
      <w:szCs w:val="20"/>
      <w:lang w:eastAsia="nl-NL"/>
    </w:rPr>
  </w:style>
  <w:style w:type="character" w:customStyle="1" w:styleId="DocumentstructuurChar">
    <w:name w:val="Documentstructuur Char"/>
    <w:basedOn w:val="Standaardalinea-lettertype"/>
    <w:link w:val="Documentstructuur"/>
    <w:semiHidden/>
    <w:rsid w:val="003B534D"/>
    <w:rPr>
      <w:rFonts w:ascii="Tahoma" w:eastAsia="Times New Roman" w:hAnsi="Tahoma" w:cs="Verdana"/>
      <w:sz w:val="20"/>
      <w:szCs w:val="20"/>
      <w:shd w:val="clear" w:color="auto" w:fill="000080"/>
      <w:lang w:eastAsia="nl-NL"/>
    </w:rPr>
  </w:style>
  <w:style w:type="character" w:styleId="GevolgdeHyperlink">
    <w:name w:val="FollowedHyperlink"/>
    <w:basedOn w:val="Standaardalinea-lettertype"/>
    <w:rsid w:val="003B534D"/>
    <w:rPr>
      <w:color w:val="800080"/>
      <w:u w:val="single"/>
    </w:rPr>
  </w:style>
  <w:style w:type="paragraph" w:customStyle="1" w:styleId="Opsommen">
    <w:name w:val="Opsommen"/>
    <w:basedOn w:val="Standaard"/>
    <w:next w:val="Standaard"/>
    <w:rsid w:val="003B534D"/>
    <w:pPr>
      <w:numPr>
        <w:numId w:val="3"/>
      </w:numPr>
      <w:jc w:val="left"/>
    </w:pPr>
    <w:rPr>
      <w:rFonts w:ascii="Arial" w:eastAsia="Times New Roman" w:hAnsi="Arial" w:cs="Times New Roman"/>
      <w:szCs w:val="20"/>
      <w:lang w:eastAsia="nl-NL"/>
    </w:rPr>
  </w:style>
  <w:style w:type="paragraph" w:customStyle="1" w:styleId="VerkeerdOmPvvoa">
    <w:name w:val="VerkeerdOmPvvoa"/>
    <w:basedOn w:val="Standaard"/>
    <w:next w:val="Standaard"/>
    <w:rsid w:val="003B534D"/>
    <w:pPr>
      <w:ind w:left="709" w:hanging="709"/>
      <w:jc w:val="left"/>
    </w:pPr>
    <w:rPr>
      <w:rFonts w:ascii="Arial" w:eastAsia="Times New Roman" w:hAnsi="Arial" w:cs="Times New Roman"/>
      <w:szCs w:val="20"/>
      <w:lang w:eastAsia="nl-NL"/>
    </w:rPr>
  </w:style>
  <w:style w:type="paragraph" w:styleId="Normaalweb">
    <w:name w:val="Normal (Web)"/>
    <w:basedOn w:val="Standaard"/>
    <w:uiPriority w:val="99"/>
    <w:rsid w:val="003B534D"/>
    <w:pPr>
      <w:spacing w:before="100" w:beforeAutospacing="1" w:after="100" w:afterAutospacing="1"/>
      <w:jc w:val="left"/>
    </w:pPr>
    <w:rPr>
      <w:rFonts w:ascii="Times New Roman" w:eastAsia="Times New Roman" w:hAnsi="Times New Roman" w:cs="Times New Roman"/>
      <w:sz w:val="24"/>
      <w:szCs w:val="24"/>
      <w:lang w:eastAsia="nl-NL"/>
    </w:rPr>
  </w:style>
  <w:style w:type="paragraph" w:customStyle="1" w:styleId="OpmaakprofielPvvoaChar">
    <w:name w:val="OpmaakprofielPvvoa Char"/>
    <w:basedOn w:val="Standaard"/>
    <w:next w:val="Standaard"/>
    <w:link w:val="OpmaakprofielPvvoaCharChar"/>
    <w:rsid w:val="003B534D"/>
    <w:pPr>
      <w:widowControl w:val="0"/>
      <w:tabs>
        <w:tab w:val="left" w:pos="567"/>
        <w:tab w:val="left" w:pos="1134"/>
        <w:tab w:val="left" w:pos="1701"/>
        <w:tab w:val="left" w:pos="2268"/>
        <w:tab w:val="left" w:pos="2835"/>
      </w:tabs>
      <w:jc w:val="left"/>
    </w:pPr>
    <w:rPr>
      <w:rFonts w:ascii="Arial" w:eastAsia="Times New Roman" w:hAnsi="Arial" w:cs="Times New Roman"/>
      <w:szCs w:val="24"/>
      <w:lang w:eastAsia="nl-NL"/>
    </w:rPr>
  </w:style>
  <w:style w:type="character" w:customStyle="1" w:styleId="OpmaakprofielPvvoaCharChar">
    <w:name w:val="OpmaakprofielPvvoa Char Char"/>
    <w:link w:val="OpmaakprofielPvvoaChar"/>
    <w:locked/>
    <w:rsid w:val="003B534D"/>
    <w:rPr>
      <w:rFonts w:ascii="Arial" w:eastAsia="Times New Roman" w:hAnsi="Arial" w:cs="Times New Roman"/>
      <w:sz w:val="20"/>
      <w:szCs w:val="24"/>
      <w:lang w:eastAsia="nl-NL"/>
    </w:rPr>
  </w:style>
  <w:style w:type="paragraph" w:styleId="Bijschrift">
    <w:name w:val="caption"/>
    <w:basedOn w:val="Standaard"/>
    <w:next w:val="Standaard"/>
    <w:qFormat/>
    <w:rsid w:val="00221CCA"/>
    <w:pPr>
      <w:jc w:val="left"/>
    </w:pPr>
    <w:rPr>
      <w:rFonts w:eastAsia="Times New Roman" w:cs="Times New Roman"/>
      <w:b/>
      <w:bCs/>
      <w:i/>
      <w:color w:val="182866"/>
      <w:szCs w:val="20"/>
      <w:lang w:eastAsia="nl-NL"/>
    </w:rPr>
  </w:style>
  <w:style w:type="paragraph" w:styleId="Ballontekst">
    <w:name w:val="Balloon Text"/>
    <w:basedOn w:val="Standaard"/>
    <w:link w:val="BallontekstChar"/>
    <w:rsid w:val="003B534D"/>
    <w:pPr>
      <w:jc w:val="left"/>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rsid w:val="003B534D"/>
    <w:rPr>
      <w:rFonts w:ascii="Tahoma" w:eastAsia="Times New Roman" w:hAnsi="Tahoma" w:cs="Tahoma"/>
      <w:sz w:val="16"/>
      <w:szCs w:val="16"/>
      <w:lang w:eastAsia="nl-NL"/>
    </w:rPr>
  </w:style>
  <w:style w:type="character" w:customStyle="1" w:styleId="Tekstvantijdelijkeaanduiding1">
    <w:name w:val="Tekst van tijdelijke aanduiding1"/>
    <w:semiHidden/>
    <w:rsid w:val="003B534D"/>
    <w:rPr>
      <w:color w:val="808080"/>
    </w:rPr>
  </w:style>
  <w:style w:type="character" w:styleId="Verwijzingopmerking">
    <w:name w:val="annotation reference"/>
    <w:basedOn w:val="Standaardalinea-lettertype"/>
    <w:rsid w:val="003B534D"/>
    <w:rPr>
      <w:sz w:val="16"/>
    </w:rPr>
  </w:style>
  <w:style w:type="paragraph" w:styleId="Tekstopmerking">
    <w:name w:val="annotation text"/>
    <w:basedOn w:val="Standaard"/>
    <w:link w:val="TekstopmerkingChar"/>
    <w:rsid w:val="003B534D"/>
    <w:pPr>
      <w:jc w:val="left"/>
    </w:pPr>
    <w:rPr>
      <w:rFonts w:ascii="Arial" w:eastAsia="Times New Roman" w:hAnsi="Arial" w:cs="Times New Roman"/>
      <w:szCs w:val="20"/>
      <w:lang w:eastAsia="nl-NL"/>
    </w:rPr>
  </w:style>
  <w:style w:type="character" w:customStyle="1" w:styleId="TekstopmerkingChar">
    <w:name w:val="Tekst opmerking Char"/>
    <w:basedOn w:val="Standaardalinea-lettertype"/>
    <w:link w:val="Tekstopmerking"/>
    <w:rsid w:val="003B534D"/>
    <w:rPr>
      <w:rFonts w:ascii="Arial" w:eastAsia="Times New Roman" w:hAnsi="Arial" w:cs="Times New Roman"/>
      <w:sz w:val="20"/>
      <w:szCs w:val="20"/>
      <w:lang w:eastAsia="nl-NL"/>
    </w:rPr>
  </w:style>
  <w:style w:type="paragraph" w:styleId="Onderwerpvanopmerking">
    <w:name w:val="annotation subject"/>
    <w:basedOn w:val="Tekstopmerking"/>
    <w:next w:val="Tekstopmerking"/>
    <w:link w:val="OnderwerpvanopmerkingChar"/>
    <w:rsid w:val="003B534D"/>
    <w:rPr>
      <w:b/>
      <w:bCs/>
    </w:rPr>
  </w:style>
  <w:style w:type="character" w:customStyle="1" w:styleId="OnderwerpvanopmerkingChar">
    <w:name w:val="Onderwerp van opmerking Char"/>
    <w:basedOn w:val="TekstopmerkingChar"/>
    <w:link w:val="Onderwerpvanopmerking"/>
    <w:rsid w:val="003B534D"/>
    <w:rPr>
      <w:rFonts w:ascii="Arial" w:eastAsia="Times New Roman" w:hAnsi="Arial" w:cs="Times New Roman"/>
      <w:b/>
      <w:bCs/>
      <w:sz w:val="20"/>
      <w:szCs w:val="20"/>
      <w:lang w:eastAsia="nl-NL"/>
    </w:rPr>
  </w:style>
  <w:style w:type="paragraph" w:customStyle="1" w:styleId="Lijstalinea1">
    <w:name w:val="Lijstalinea1"/>
    <w:basedOn w:val="Standaard"/>
    <w:rsid w:val="003B534D"/>
    <w:pPr>
      <w:ind w:left="720"/>
      <w:contextualSpacing/>
      <w:jc w:val="left"/>
    </w:pPr>
    <w:rPr>
      <w:rFonts w:ascii="Arial" w:eastAsia="Times New Roman" w:hAnsi="Arial" w:cs="Times New Roman"/>
      <w:szCs w:val="20"/>
      <w:lang w:eastAsia="nl-NL"/>
    </w:rPr>
  </w:style>
  <w:style w:type="paragraph" w:customStyle="1" w:styleId="PvvoaVet">
    <w:name w:val="PvvoaVet"/>
    <w:basedOn w:val="Standaard"/>
    <w:link w:val="PvvoaVetChar"/>
    <w:rsid w:val="003B534D"/>
    <w:pPr>
      <w:widowControl w:val="0"/>
      <w:tabs>
        <w:tab w:val="left" w:pos="567"/>
        <w:tab w:val="left" w:pos="1134"/>
        <w:tab w:val="left" w:pos="1701"/>
        <w:tab w:val="left" w:pos="2268"/>
        <w:tab w:val="left" w:pos="2835"/>
      </w:tabs>
      <w:jc w:val="left"/>
    </w:pPr>
    <w:rPr>
      <w:rFonts w:ascii="Arial" w:eastAsia="Times New Roman" w:hAnsi="Arial" w:cs="Times New Roman"/>
      <w:b/>
      <w:bCs/>
      <w:szCs w:val="24"/>
      <w:lang w:eastAsia="nl-NL"/>
    </w:rPr>
  </w:style>
  <w:style w:type="character" w:customStyle="1" w:styleId="PvvoaVetChar">
    <w:name w:val="PvvoaVet Char"/>
    <w:link w:val="PvvoaVet"/>
    <w:locked/>
    <w:rsid w:val="003B534D"/>
    <w:rPr>
      <w:rFonts w:ascii="Arial" w:eastAsia="Times New Roman" w:hAnsi="Arial" w:cs="Times New Roman"/>
      <w:b/>
      <w:bCs/>
      <w:sz w:val="20"/>
      <w:szCs w:val="24"/>
      <w:lang w:eastAsia="nl-NL"/>
    </w:rPr>
  </w:style>
  <w:style w:type="paragraph" w:customStyle="1" w:styleId="OpmaakprofielSchade">
    <w:name w:val="OpmaakprofielSchade"/>
    <w:basedOn w:val="Standaard"/>
    <w:next w:val="Standaard"/>
    <w:rsid w:val="003B534D"/>
    <w:pPr>
      <w:jc w:val="left"/>
    </w:pPr>
    <w:rPr>
      <w:rFonts w:ascii="Arial" w:eastAsia="Times New Roman" w:hAnsi="Arial" w:cs="Times New Roman"/>
      <w:b/>
      <w:bCs/>
      <w:sz w:val="22"/>
      <w:szCs w:val="24"/>
      <w:lang w:eastAsia="nl-NL"/>
    </w:rPr>
  </w:style>
  <w:style w:type="character" w:styleId="Intensieveverwijzing">
    <w:name w:val="Intense Reference"/>
    <w:basedOn w:val="Standaardalinea-lettertype"/>
    <w:uiPriority w:val="32"/>
    <w:qFormat/>
    <w:rsid w:val="003B534D"/>
    <w:rPr>
      <w:rFonts w:cs="Times New Roman"/>
      <w:b/>
      <w:bCs/>
      <w:smallCaps/>
      <w:color w:val="004682" w:themeColor="accent1"/>
      <w:spacing w:val="5"/>
    </w:rPr>
  </w:style>
  <w:style w:type="paragraph" w:customStyle="1" w:styleId="Normal">
    <w:name w:val="[Normal]"/>
    <w:rsid w:val="003B534D"/>
    <w:pPr>
      <w:widowControl w:val="0"/>
      <w:autoSpaceDE w:val="0"/>
      <w:autoSpaceDN w:val="0"/>
      <w:adjustRightInd w:val="0"/>
      <w:spacing w:after="0" w:line="240" w:lineRule="auto"/>
    </w:pPr>
    <w:rPr>
      <w:rFonts w:ascii="Arial" w:eastAsia="Times New Roman" w:hAnsi="Arial" w:cs="Arial"/>
      <w:sz w:val="24"/>
      <w:szCs w:val="24"/>
      <w:lang w:eastAsia="nl-NL"/>
    </w:rPr>
  </w:style>
  <w:style w:type="paragraph" w:customStyle="1" w:styleId="Kop1nr">
    <w:name w:val="Kop 1 nr"/>
    <w:basedOn w:val="Kop1"/>
    <w:next w:val="Standaard"/>
    <w:rsid w:val="003B534D"/>
    <w:pPr>
      <w:keepLines w:val="0"/>
      <w:pageBreakBefore/>
      <w:numPr>
        <w:numId w:val="4"/>
      </w:numPr>
      <w:spacing w:before="0" w:after="496" w:line="260" w:lineRule="atLeast"/>
      <w:jc w:val="left"/>
    </w:pPr>
    <w:rPr>
      <w:rFonts w:ascii="Arial" w:eastAsia="Times New Roman" w:hAnsi="Arial" w:cs="Times New Roman"/>
      <w:color w:val="004696"/>
      <w:kern w:val="28"/>
      <w:szCs w:val="40"/>
      <w:lang w:eastAsia="nl-NL"/>
    </w:rPr>
  </w:style>
  <w:style w:type="paragraph" w:customStyle="1" w:styleId="kop3nr">
    <w:name w:val="kop 3 nr"/>
    <w:basedOn w:val="Kop3"/>
    <w:next w:val="Standaard"/>
    <w:rsid w:val="003B534D"/>
    <w:pPr>
      <w:keepLines w:val="0"/>
      <w:numPr>
        <w:numId w:val="4"/>
      </w:numPr>
      <w:spacing w:before="60" w:after="0" w:line="260" w:lineRule="atLeast"/>
      <w:jc w:val="left"/>
    </w:pPr>
    <w:rPr>
      <w:rFonts w:ascii="Arial" w:eastAsia="Times New Roman" w:hAnsi="Arial" w:cs="Arial"/>
      <w:bCs/>
      <w:color w:val="auto"/>
      <w:sz w:val="18"/>
      <w:szCs w:val="26"/>
      <w:lang w:eastAsia="nl-NL"/>
    </w:rPr>
  </w:style>
  <w:style w:type="paragraph" w:customStyle="1" w:styleId="Default">
    <w:name w:val="Default"/>
    <w:rsid w:val="003B534D"/>
    <w:pPr>
      <w:autoSpaceDE w:val="0"/>
      <w:autoSpaceDN w:val="0"/>
      <w:adjustRightInd w:val="0"/>
      <w:spacing w:after="0" w:line="240" w:lineRule="auto"/>
    </w:pPr>
    <w:rPr>
      <w:rFonts w:ascii="Arial" w:eastAsia="Times New Roman" w:hAnsi="Arial" w:cs="Arial"/>
      <w:color w:val="000000"/>
      <w:sz w:val="24"/>
      <w:szCs w:val="24"/>
      <w:lang w:eastAsia="nl-NL"/>
    </w:rPr>
  </w:style>
  <w:style w:type="paragraph" w:styleId="Geenafstand">
    <w:name w:val="No Spacing"/>
    <w:uiPriority w:val="1"/>
    <w:qFormat/>
    <w:rsid w:val="003B534D"/>
    <w:pPr>
      <w:spacing w:after="0" w:line="240" w:lineRule="auto"/>
    </w:pPr>
    <w:rPr>
      <w:rFonts w:ascii="Arial" w:eastAsia="Times New Roman" w:hAnsi="Arial" w:cs="Times New Roman"/>
      <w:sz w:val="20"/>
      <w:szCs w:val="20"/>
      <w:lang w:eastAsia="nl-NL"/>
    </w:rPr>
  </w:style>
  <w:style w:type="paragraph" w:customStyle="1" w:styleId="StijlKoplevel1PolitieText16ptAangepastekleurRGB24">
    <w:name w:val="Stijl Kop level 1 + Politie Text 16 pt Aangepaste kleur (RGB(24"/>
    <w:aliases w:val="4..."/>
    <w:basedOn w:val="Koplevel1"/>
    <w:rsid w:val="003B534D"/>
    <w:pPr>
      <w:numPr>
        <w:numId w:val="0"/>
      </w:numPr>
    </w:pPr>
    <w:rPr>
      <w:rFonts w:ascii="Politie Text" w:hAnsi="Politie Text"/>
      <w:bCs/>
      <w:color w:val="182866"/>
      <w:sz w:val="32"/>
    </w:rPr>
  </w:style>
  <w:style w:type="paragraph" w:styleId="Kopvaninhoudsopgave">
    <w:name w:val="TOC Heading"/>
    <w:basedOn w:val="Kop1"/>
    <w:next w:val="Standaard"/>
    <w:uiPriority w:val="39"/>
    <w:unhideWhenUsed/>
    <w:qFormat/>
    <w:rsid w:val="00552809"/>
    <w:pPr>
      <w:numPr>
        <w:numId w:val="0"/>
      </w:numPr>
      <w:spacing w:after="0" w:line="259" w:lineRule="auto"/>
      <w:jc w:val="left"/>
      <w:outlineLvl w:val="9"/>
    </w:pPr>
    <w:rPr>
      <w:rFonts w:asciiTheme="majorHAnsi" w:hAnsiTheme="majorHAnsi"/>
      <w:b w:val="0"/>
      <w:color w:val="003461" w:themeColor="accent1" w:themeShade="BF"/>
      <w:lang w:eastAsia="nl-NL"/>
    </w:rPr>
  </w:style>
  <w:style w:type="paragraph" w:customStyle="1" w:styleId="PVVOAKoplevel2">
    <w:name w:val="PV VOA Kop level 2"/>
    <w:basedOn w:val="Koplevel2"/>
    <w:autoRedefine/>
    <w:qFormat/>
    <w:rsid w:val="005D4DD5"/>
    <w:pPr>
      <w:numPr>
        <w:ilvl w:val="0"/>
        <w:numId w:val="0"/>
      </w:numPr>
    </w:pPr>
    <w:rPr>
      <w:rFonts w:ascii="Politie Text" w:hAnsi="Politie Text"/>
      <w:bCs/>
      <w:color w:val="004682"/>
      <w:sz w:val="28"/>
    </w:rPr>
  </w:style>
  <w:style w:type="paragraph" w:customStyle="1" w:styleId="Lijstalinea2">
    <w:name w:val="Lijstalinea2"/>
    <w:basedOn w:val="Standaard"/>
    <w:rsid w:val="00E369FC"/>
    <w:pPr>
      <w:ind w:left="720"/>
      <w:contextualSpacing/>
      <w:jc w:val="left"/>
    </w:pPr>
    <w:rPr>
      <w:rFonts w:ascii="Arial" w:eastAsia="Times New Roman" w:hAnsi="Arial" w:cs="Times New Roman"/>
      <w:szCs w:val="20"/>
      <w:lang w:eastAsia="nl-NL"/>
    </w:rPr>
  </w:style>
  <w:style w:type="character" w:styleId="Tekstvantijdelijkeaanduiding">
    <w:name w:val="Placeholder Text"/>
    <w:basedOn w:val="Standaardalinea-lettertype"/>
    <w:uiPriority w:val="99"/>
    <w:semiHidden/>
    <w:rsid w:val="002C7916"/>
    <w:rPr>
      <w:color w:val="808080"/>
    </w:rPr>
  </w:style>
  <w:style w:type="character" w:styleId="Onopgelostemelding">
    <w:name w:val="Unresolved Mention"/>
    <w:basedOn w:val="Standaardalinea-lettertype"/>
    <w:uiPriority w:val="99"/>
    <w:semiHidden/>
    <w:unhideWhenUsed/>
    <w:rsid w:val="00021FE7"/>
    <w:rPr>
      <w:color w:val="605E5C"/>
      <w:shd w:val="clear" w:color="auto" w:fill="E1DFDD"/>
    </w:rPr>
  </w:style>
  <w:style w:type="character" w:styleId="Zwaar">
    <w:name w:val="Strong"/>
    <w:basedOn w:val="Standaardalinea-lettertype"/>
    <w:uiPriority w:val="22"/>
    <w:qFormat/>
    <w:rsid w:val="00B839AA"/>
    <w:rPr>
      <w:b/>
      <w:bCs/>
    </w:rPr>
  </w:style>
  <w:style w:type="paragraph" w:styleId="Bibliografie">
    <w:name w:val="Bibliography"/>
    <w:basedOn w:val="Standaard"/>
    <w:next w:val="Standaard"/>
    <w:uiPriority w:val="37"/>
    <w:unhideWhenUsed/>
    <w:rsid w:val="00DC1636"/>
  </w:style>
  <w:style w:type="paragraph" w:styleId="Revisie">
    <w:name w:val="Revision"/>
    <w:hidden/>
    <w:uiPriority w:val="99"/>
    <w:semiHidden/>
    <w:rsid w:val="00B96E4A"/>
    <w:pPr>
      <w:spacing w:after="0" w:line="240" w:lineRule="auto"/>
    </w:pPr>
    <w:rPr>
      <w:rFonts w:ascii="Politie Text" w:hAnsi="Politie Text"/>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6876">
      <w:bodyDiv w:val="1"/>
      <w:marLeft w:val="0"/>
      <w:marRight w:val="0"/>
      <w:marTop w:val="0"/>
      <w:marBottom w:val="0"/>
      <w:divBdr>
        <w:top w:val="none" w:sz="0" w:space="0" w:color="auto"/>
        <w:left w:val="none" w:sz="0" w:space="0" w:color="auto"/>
        <w:bottom w:val="none" w:sz="0" w:space="0" w:color="auto"/>
        <w:right w:val="none" w:sz="0" w:space="0" w:color="auto"/>
      </w:divBdr>
    </w:div>
    <w:div w:id="19550185">
      <w:bodyDiv w:val="1"/>
      <w:marLeft w:val="0"/>
      <w:marRight w:val="0"/>
      <w:marTop w:val="0"/>
      <w:marBottom w:val="0"/>
      <w:divBdr>
        <w:top w:val="none" w:sz="0" w:space="0" w:color="auto"/>
        <w:left w:val="none" w:sz="0" w:space="0" w:color="auto"/>
        <w:bottom w:val="none" w:sz="0" w:space="0" w:color="auto"/>
        <w:right w:val="none" w:sz="0" w:space="0" w:color="auto"/>
      </w:divBdr>
    </w:div>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73745434">
      <w:bodyDiv w:val="1"/>
      <w:marLeft w:val="0"/>
      <w:marRight w:val="0"/>
      <w:marTop w:val="0"/>
      <w:marBottom w:val="0"/>
      <w:divBdr>
        <w:top w:val="none" w:sz="0" w:space="0" w:color="auto"/>
        <w:left w:val="none" w:sz="0" w:space="0" w:color="auto"/>
        <w:bottom w:val="none" w:sz="0" w:space="0" w:color="auto"/>
        <w:right w:val="none" w:sz="0" w:space="0" w:color="auto"/>
      </w:divBdr>
    </w:div>
    <w:div w:id="87627220">
      <w:bodyDiv w:val="1"/>
      <w:marLeft w:val="0"/>
      <w:marRight w:val="0"/>
      <w:marTop w:val="0"/>
      <w:marBottom w:val="0"/>
      <w:divBdr>
        <w:top w:val="none" w:sz="0" w:space="0" w:color="auto"/>
        <w:left w:val="none" w:sz="0" w:space="0" w:color="auto"/>
        <w:bottom w:val="none" w:sz="0" w:space="0" w:color="auto"/>
        <w:right w:val="none" w:sz="0" w:space="0" w:color="auto"/>
      </w:divBdr>
    </w:div>
    <w:div w:id="104614444">
      <w:bodyDiv w:val="1"/>
      <w:marLeft w:val="0"/>
      <w:marRight w:val="0"/>
      <w:marTop w:val="0"/>
      <w:marBottom w:val="0"/>
      <w:divBdr>
        <w:top w:val="none" w:sz="0" w:space="0" w:color="auto"/>
        <w:left w:val="none" w:sz="0" w:space="0" w:color="auto"/>
        <w:bottom w:val="none" w:sz="0" w:space="0" w:color="auto"/>
        <w:right w:val="none" w:sz="0" w:space="0" w:color="auto"/>
      </w:divBdr>
    </w:div>
    <w:div w:id="128322014">
      <w:bodyDiv w:val="1"/>
      <w:marLeft w:val="0"/>
      <w:marRight w:val="0"/>
      <w:marTop w:val="0"/>
      <w:marBottom w:val="0"/>
      <w:divBdr>
        <w:top w:val="none" w:sz="0" w:space="0" w:color="auto"/>
        <w:left w:val="none" w:sz="0" w:space="0" w:color="auto"/>
        <w:bottom w:val="none" w:sz="0" w:space="0" w:color="auto"/>
        <w:right w:val="none" w:sz="0" w:space="0" w:color="auto"/>
      </w:divBdr>
    </w:div>
    <w:div w:id="151259119">
      <w:bodyDiv w:val="1"/>
      <w:marLeft w:val="0"/>
      <w:marRight w:val="0"/>
      <w:marTop w:val="0"/>
      <w:marBottom w:val="0"/>
      <w:divBdr>
        <w:top w:val="none" w:sz="0" w:space="0" w:color="auto"/>
        <w:left w:val="none" w:sz="0" w:space="0" w:color="auto"/>
        <w:bottom w:val="none" w:sz="0" w:space="0" w:color="auto"/>
        <w:right w:val="none" w:sz="0" w:space="0" w:color="auto"/>
      </w:divBdr>
    </w:div>
    <w:div w:id="165678023">
      <w:bodyDiv w:val="1"/>
      <w:marLeft w:val="0"/>
      <w:marRight w:val="0"/>
      <w:marTop w:val="0"/>
      <w:marBottom w:val="0"/>
      <w:divBdr>
        <w:top w:val="none" w:sz="0" w:space="0" w:color="auto"/>
        <w:left w:val="none" w:sz="0" w:space="0" w:color="auto"/>
        <w:bottom w:val="none" w:sz="0" w:space="0" w:color="auto"/>
        <w:right w:val="none" w:sz="0" w:space="0" w:color="auto"/>
      </w:divBdr>
    </w:div>
    <w:div w:id="178813289">
      <w:bodyDiv w:val="1"/>
      <w:marLeft w:val="0"/>
      <w:marRight w:val="0"/>
      <w:marTop w:val="0"/>
      <w:marBottom w:val="0"/>
      <w:divBdr>
        <w:top w:val="none" w:sz="0" w:space="0" w:color="auto"/>
        <w:left w:val="none" w:sz="0" w:space="0" w:color="auto"/>
        <w:bottom w:val="none" w:sz="0" w:space="0" w:color="auto"/>
        <w:right w:val="none" w:sz="0" w:space="0" w:color="auto"/>
      </w:divBdr>
    </w:div>
    <w:div w:id="187137957">
      <w:bodyDiv w:val="1"/>
      <w:marLeft w:val="0"/>
      <w:marRight w:val="0"/>
      <w:marTop w:val="0"/>
      <w:marBottom w:val="0"/>
      <w:divBdr>
        <w:top w:val="none" w:sz="0" w:space="0" w:color="auto"/>
        <w:left w:val="none" w:sz="0" w:space="0" w:color="auto"/>
        <w:bottom w:val="none" w:sz="0" w:space="0" w:color="auto"/>
        <w:right w:val="none" w:sz="0" w:space="0" w:color="auto"/>
      </w:divBdr>
    </w:div>
    <w:div w:id="236861196">
      <w:bodyDiv w:val="1"/>
      <w:marLeft w:val="0"/>
      <w:marRight w:val="0"/>
      <w:marTop w:val="0"/>
      <w:marBottom w:val="0"/>
      <w:divBdr>
        <w:top w:val="none" w:sz="0" w:space="0" w:color="auto"/>
        <w:left w:val="none" w:sz="0" w:space="0" w:color="auto"/>
        <w:bottom w:val="none" w:sz="0" w:space="0" w:color="auto"/>
        <w:right w:val="none" w:sz="0" w:space="0" w:color="auto"/>
      </w:divBdr>
    </w:div>
    <w:div w:id="256527937">
      <w:bodyDiv w:val="1"/>
      <w:marLeft w:val="0"/>
      <w:marRight w:val="0"/>
      <w:marTop w:val="0"/>
      <w:marBottom w:val="0"/>
      <w:divBdr>
        <w:top w:val="none" w:sz="0" w:space="0" w:color="auto"/>
        <w:left w:val="none" w:sz="0" w:space="0" w:color="auto"/>
        <w:bottom w:val="none" w:sz="0" w:space="0" w:color="auto"/>
        <w:right w:val="none" w:sz="0" w:space="0" w:color="auto"/>
      </w:divBdr>
      <w:divsChild>
        <w:div w:id="1328361803">
          <w:marLeft w:val="0"/>
          <w:marRight w:val="0"/>
          <w:marTop w:val="0"/>
          <w:marBottom w:val="0"/>
          <w:divBdr>
            <w:top w:val="none" w:sz="0" w:space="0" w:color="auto"/>
            <w:left w:val="none" w:sz="0" w:space="0" w:color="auto"/>
            <w:bottom w:val="none" w:sz="0" w:space="0" w:color="auto"/>
            <w:right w:val="none" w:sz="0" w:space="0" w:color="auto"/>
          </w:divBdr>
        </w:div>
      </w:divsChild>
    </w:div>
    <w:div w:id="277642860">
      <w:bodyDiv w:val="1"/>
      <w:marLeft w:val="0"/>
      <w:marRight w:val="0"/>
      <w:marTop w:val="0"/>
      <w:marBottom w:val="0"/>
      <w:divBdr>
        <w:top w:val="none" w:sz="0" w:space="0" w:color="auto"/>
        <w:left w:val="none" w:sz="0" w:space="0" w:color="auto"/>
        <w:bottom w:val="none" w:sz="0" w:space="0" w:color="auto"/>
        <w:right w:val="none" w:sz="0" w:space="0" w:color="auto"/>
      </w:divBdr>
    </w:div>
    <w:div w:id="286744838">
      <w:bodyDiv w:val="1"/>
      <w:marLeft w:val="0"/>
      <w:marRight w:val="0"/>
      <w:marTop w:val="0"/>
      <w:marBottom w:val="0"/>
      <w:divBdr>
        <w:top w:val="none" w:sz="0" w:space="0" w:color="auto"/>
        <w:left w:val="none" w:sz="0" w:space="0" w:color="auto"/>
        <w:bottom w:val="none" w:sz="0" w:space="0" w:color="auto"/>
        <w:right w:val="none" w:sz="0" w:space="0" w:color="auto"/>
      </w:divBdr>
    </w:div>
    <w:div w:id="304287535">
      <w:bodyDiv w:val="1"/>
      <w:marLeft w:val="0"/>
      <w:marRight w:val="0"/>
      <w:marTop w:val="0"/>
      <w:marBottom w:val="0"/>
      <w:divBdr>
        <w:top w:val="none" w:sz="0" w:space="0" w:color="auto"/>
        <w:left w:val="none" w:sz="0" w:space="0" w:color="auto"/>
        <w:bottom w:val="none" w:sz="0" w:space="0" w:color="auto"/>
        <w:right w:val="none" w:sz="0" w:space="0" w:color="auto"/>
      </w:divBdr>
    </w:div>
    <w:div w:id="349840852">
      <w:bodyDiv w:val="1"/>
      <w:marLeft w:val="0"/>
      <w:marRight w:val="0"/>
      <w:marTop w:val="0"/>
      <w:marBottom w:val="0"/>
      <w:divBdr>
        <w:top w:val="none" w:sz="0" w:space="0" w:color="auto"/>
        <w:left w:val="none" w:sz="0" w:space="0" w:color="auto"/>
        <w:bottom w:val="none" w:sz="0" w:space="0" w:color="auto"/>
        <w:right w:val="none" w:sz="0" w:space="0" w:color="auto"/>
      </w:divBdr>
    </w:div>
    <w:div w:id="351415071">
      <w:bodyDiv w:val="1"/>
      <w:marLeft w:val="0"/>
      <w:marRight w:val="0"/>
      <w:marTop w:val="0"/>
      <w:marBottom w:val="0"/>
      <w:divBdr>
        <w:top w:val="none" w:sz="0" w:space="0" w:color="auto"/>
        <w:left w:val="none" w:sz="0" w:space="0" w:color="auto"/>
        <w:bottom w:val="none" w:sz="0" w:space="0" w:color="auto"/>
        <w:right w:val="none" w:sz="0" w:space="0" w:color="auto"/>
      </w:divBdr>
      <w:divsChild>
        <w:div w:id="1808888357">
          <w:marLeft w:val="0"/>
          <w:marRight w:val="0"/>
          <w:marTop w:val="0"/>
          <w:marBottom w:val="0"/>
          <w:divBdr>
            <w:top w:val="none" w:sz="0" w:space="0" w:color="auto"/>
            <w:left w:val="none" w:sz="0" w:space="0" w:color="auto"/>
            <w:bottom w:val="none" w:sz="0" w:space="0" w:color="auto"/>
            <w:right w:val="none" w:sz="0" w:space="0" w:color="auto"/>
          </w:divBdr>
        </w:div>
      </w:divsChild>
    </w:div>
    <w:div w:id="393311988">
      <w:bodyDiv w:val="1"/>
      <w:marLeft w:val="0"/>
      <w:marRight w:val="0"/>
      <w:marTop w:val="0"/>
      <w:marBottom w:val="0"/>
      <w:divBdr>
        <w:top w:val="none" w:sz="0" w:space="0" w:color="auto"/>
        <w:left w:val="none" w:sz="0" w:space="0" w:color="auto"/>
        <w:bottom w:val="none" w:sz="0" w:space="0" w:color="auto"/>
        <w:right w:val="none" w:sz="0" w:space="0" w:color="auto"/>
      </w:divBdr>
    </w:div>
    <w:div w:id="397479452">
      <w:bodyDiv w:val="1"/>
      <w:marLeft w:val="0"/>
      <w:marRight w:val="0"/>
      <w:marTop w:val="0"/>
      <w:marBottom w:val="0"/>
      <w:divBdr>
        <w:top w:val="none" w:sz="0" w:space="0" w:color="auto"/>
        <w:left w:val="none" w:sz="0" w:space="0" w:color="auto"/>
        <w:bottom w:val="none" w:sz="0" w:space="0" w:color="auto"/>
        <w:right w:val="none" w:sz="0" w:space="0" w:color="auto"/>
      </w:divBdr>
    </w:div>
    <w:div w:id="406921397">
      <w:bodyDiv w:val="1"/>
      <w:marLeft w:val="0"/>
      <w:marRight w:val="0"/>
      <w:marTop w:val="0"/>
      <w:marBottom w:val="0"/>
      <w:divBdr>
        <w:top w:val="none" w:sz="0" w:space="0" w:color="auto"/>
        <w:left w:val="none" w:sz="0" w:space="0" w:color="auto"/>
        <w:bottom w:val="none" w:sz="0" w:space="0" w:color="auto"/>
        <w:right w:val="none" w:sz="0" w:space="0" w:color="auto"/>
      </w:divBdr>
    </w:div>
    <w:div w:id="426005055">
      <w:bodyDiv w:val="1"/>
      <w:marLeft w:val="0"/>
      <w:marRight w:val="0"/>
      <w:marTop w:val="0"/>
      <w:marBottom w:val="0"/>
      <w:divBdr>
        <w:top w:val="none" w:sz="0" w:space="0" w:color="auto"/>
        <w:left w:val="none" w:sz="0" w:space="0" w:color="auto"/>
        <w:bottom w:val="none" w:sz="0" w:space="0" w:color="auto"/>
        <w:right w:val="none" w:sz="0" w:space="0" w:color="auto"/>
      </w:divBdr>
    </w:div>
    <w:div w:id="431170949">
      <w:bodyDiv w:val="1"/>
      <w:marLeft w:val="0"/>
      <w:marRight w:val="0"/>
      <w:marTop w:val="0"/>
      <w:marBottom w:val="0"/>
      <w:divBdr>
        <w:top w:val="none" w:sz="0" w:space="0" w:color="auto"/>
        <w:left w:val="none" w:sz="0" w:space="0" w:color="auto"/>
        <w:bottom w:val="none" w:sz="0" w:space="0" w:color="auto"/>
        <w:right w:val="none" w:sz="0" w:space="0" w:color="auto"/>
      </w:divBdr>
    </w:div>
    <w:div w:id="470249810">
      <w:bodyDiv w:val="1"/>
      <w:marLeft w:val="0"/>
      <w:marRight w:val="0"/>
      <w:marTop w:val="0"/>
      <w:marBottom w:val="0"/>
      <w:divBdr>
        <w:top w:val="none" w:sz="0" w:space="0" w:color="auto"/>
        <w:left w:val="none" w:sz="0" w:space="0" w:color="auto"/>
        <w:bottom w:val="none" w:sz="0" w:space="0" w:color="auto"/>
        <w:right w:val="none" w:sz="0" w:space="0" w:color="auto"/>
      </w:divBdr>
    </w:div>
    <w:div w:id="477067724">
      <w:bodyDiv w:val="1"/>
      <w:marLeft w:val="0"/>
      <w:marRight w:val="0"/>
      <w:marTop w:val="0"/>
      <w:marBottom w:val="0"/>
      <w:divBdr>
        <w:top w:val="none" w:sz="0" w:space="0" w:color="auto"/>
        <w:left w:val="none" w:sz="0" w:space="0" w:color="auto"/>
        <w:bottom w:val="none" w:sz="0" w:space="0" w:color="auto"/>
        <w:right w:val="none" w:sz="0" w:space="0" w:color="auto"/>
      </w:divBdr>
    </w:div>
    <w:div w:id="477653293">
      <w:bodyDiv w:val="1"/>
      <w:marLeft w:val="0"/>
      <w:marRight w:val="0"/>
      <w:marTop w:val="0"/>
      <w:marBottom w:val="0"/>
      <w:divBdr>
        <w:top w:val="none" w:sz="0" w:space="0" w:color="auto"/>
        <w:left w:val="none" w:sz="0" w:space="0" w:color="auto"/>
        <w:bottom w:val="none" w:sz="0" w:space="0" w:color="auto"/>
        <w:right w:val="none" w:sz="0" w:space="0" w:color="auto"/>
      </w:divBdr>
    </w:div>
    <w:div w:id="491410896">
      <w:bodyDiv w:val="1"/>
      <w:marLeft w:val="0"/>
      <w:marRight w:val="0"/>
      <w:marTop w:val="0"/>
      <w:marBottom w:val="0"/>
      <w:divBdr>
        <w:top w:val="none" w:sz="0" w:space="0" w:color="auto"/>
        <w:left w:val="none" w:sz="0" w:space="0" w:color="auto"/>
        <w:bottom w:val="none" w:sz="0" w:space="0" w:color="auto"/>
        <w:right w:val="none" w:sz="0" w:space="0" w:color="auto"/>
      </w:divBdr>
    </w:div>
    <w:div w:id="524447664">
      <w:bodyDiv w:val="1"/>
      <w:marLeft w:val="0"/>
      <w:marRight w:val="0"/>
      <w:marTop w:val="0"/>
      <w:marBottom w:val="0"/>
      <w:divBdr>
        <w:top w:val="none" w:sz="0" w:space="0" w:color="auto"/>
        <w:left w:val="none" w:sz="0" w:space="0" w:color="auto"/>
        <w:bottom w:val="none" w:sz="0" w:space="0" w:color="auto"/>
        <w:right w:val="none" w:sz="0" w:space="0" w:color="auto"/>
      </w:divBdr>
    </w:div>
    <w:div w:id="528421722">
      <w:bodyDiv w:val="1"/>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sChild>
    </w:div>
    <w:div w:id="533541511">
      <w:bodyDiv w:val="1"/>
      <w:marLeft w:val="0"/>
      <w:marRight w:val="0"/>
      <w:marTop w:val="0"/>
      <w:marBottom w:val="0"/>
      <w:divBdr>
        <w:top w:val="none" w:sz="0" w:space="0" w:color="auto"/>
        <w:left w:val="none" w:sz="0" w:space="0" w:color="auto"/>
        <w:bottom w:val="none" w:sz="0" w:space="0" w:color="auto"/>
        <w:right w:val="none" w:sz="0" w:space="0" w:color="auto"/>
      </w:divBdr>
    </w:div>
    <w:div w:id="539127532">
      <w:bodyDiv w:val="1"/>
      <w:marLeft w:val="0"/>
      <w:marRight w:val="0"/>
      <w:marTop w:val="0"/>
      <w:marBottom w:val="0"/>
      <w:divBdr>
        <w:top w:val="none" w:sz="0" w:space="0" w:color="auto"/>
        <w:left w:val="none" w:sz="0" w:space="0" w:color="auto"/>
        <w:bottom w:val="none" w:sz="0" w:space="0" w:color="auto"/>
        <w:right w:val="none" w:sz="0" w:space="0" w:color="auto"/>
      </w:divBdr>
    </w:div>
    <w:div w:id="576288614">
      <w:bodyDiv w:val="1"/>
      <w:marLeft w:val="0"/>
      <w:marRight w:val="0"/>
      <w:marTop w:val="0"/>
      <w:marBottom w:val="0"/>
      <w:divBdr>
        <w:top w:val="none" w:sz="0" w:space="0" w:color="auto"/>
        <w:left w:val="none" w:sz="0" w:space="0" w:color="auto"/>
        <w:bottom w:val="none" w:sz="0" w:space="0" w:color="auto"/>
        <w:right w:val="none" w:sz="0" w:space="0" w:color="auto"/>
      </w:divBdr>
    </w:div>
    <w:div w:id="648824994">
      <w:bodyDiv w:val="1"/>
      <w:marLeft w:val="0"/>
      <w:marRight w:val="0"/>
      <w:marTop w:val="0"/>
      <w:marBottom w:val="0"/>
      <w:divBdr>
        <w:top w:val="none" w:sz="0" w:space="0" w:color="auto"/>
        <w:left w:val="none" w:sz="0" w:space="0" w:color="auto"/>
        <w:bottom w:val="none" w:sz="0" w:space="0" w:color="auto"/>
        <w:right w:val="none" w:sz="0" w:space="0" w:color="auto"/>
      </w:divBdr>
    </w:div>
    <w:div w:id="667950404">
      <w:bodyDiv w:val="1"/>
      <w:marLeft w:val="0"/>
      <w:marRight w:val="0"/>
      <w:marTop w:val="0"/>
      <w:marBottom w:val="0"/>
      <w:divBdr>
        <w:top w:val="none" w:sz="0" w:space="0" w:color="auto"/>
        <w:left w:val="none" w:sz="0" w:space="0" w:color="auto"/>
        <w:bottom w:val="none" w:sz="0" w:space="0" w:color="auto"/>
        <w:right w:val="none" w:sz="0" w:space="0" w:color="auto"/>
      </w:divBdr>
    </w:div>
    <w:div w:id="687677900">
      <w:bodyDiv w:val="1"/>
      <w:marLeft w:val="0"/>
      <w:marRight w:val="0"/>
      <w:marTop w:val="0"/>
      <w:marBottom w:val="0"/>
      <w:divBdr>
        <w:top w:val="none" w:sz="0" w:space="0" w:color="auto"/>
        <w:left w:val="none" w:sz="0" w:space="0" w:color="auto"/>
        <w:bottom w:val="none" w:sz="0" w:space="0" w:color="auto"/>
        <w:right w:val="none" w:sz="0" w:space="0" w:color="auto"/>
      </w:divBdr>
    </w:div>
    <w:div w:id="702949015">
      <w:bodyDiv w:val="1"/>
      <w:marLeft w:val="0"/>
      <w:marRight w:val="0"/>
      <w:marTop w:val="0"/>
      <w:marBottom w:val="0"/>
      <w:divBdr>
        <w:top w:val="none" w:sz="0" w:space="0" w:color="auto"/>
        <w:left w:val="none" w:sz="0" w:space="0" w:color="auto"/>
        <w:bottom w:val="none" w:sz="0" w:space="0" w:color="auto"/>
        <w:right w:val="none" w:sz="0" w:space="0" w:color="auto"/>
      </w:divBdr>
    </w:div>
    <w:div w:id="704408783">
      <w:bodyDiv w:val="1"/>
      <w:marLeft w:val="0"/>
      <w:marRight w:val="0"/>
      <w:marTop w:val="0"/>
      <w:marBottom w:val="0"/>
      <w:divBdr>
        <w:top w:val="none" w:sz="0" w:space="0" w:color="auto"/>
        <w:left w:val="none" w:sz="0" w:space="0" w:color="auto"/>
        <w:bottom w:val="none" w:sz="0" w:space="0" w:color="auto"/>
        <w:right w:val="none" w:sz="0" w:space="0" w:color="auto"/>
      </w:divBdr>
    </w:div>
    <w:div w:id="738986450">
      <w:bodyDiv w:val="1"/>
      <w:marLeft w:val="0"/>
      <w:marRight w:val="0"/>
      <w:marTop w:val="0"/>
      <w:marBottom w:val="0"/>
      <w:divBdr>
        <w:top w:val="none" w:sz="0" w:space="0" w:color="auto"/>
        <w:left w:val="none" w:sz="0" w:space="0" w:color="auto"/>
        <w:bottom w:val="none" w:sz="0" w:space="0" w:color="auto"/>
        <w:right w:val="none" w:sz="0" w:space="0" w:color="auto"/>
      </w:divBdr>
      <w:divsChild>
        <w:div w:id="1985163242">
          <w:marLeft w:val="0"/>
          <w:marRight w:val="0"/>
          <w:marTop w:val="0"/>
          <w:marBottom w:val="0"/>
          <w:divBdr>
            <w:top w:val="none" w:sz="0" w:space="0" w:color="auto"/>
            <w:left w:val="none" w:sz="0" w:space="0" w:color="auto"/>
            <w:bottom w:val="none" w:sz="0" w:space="0" w:color="auto"/>
            <w:right w:val="none" w:sz="0" w:space="0" w:color="auto"/>
          </w:divBdr>
        </w:div>
      </w:divsChild>
    </w:div>
    <w:div w:id="758064564">
      <w:bodyDiv w:val="1"/>
      <w:marLeft w:val="0"/>
      <w:marRight w:val="0"/>
      <w:marTop w:val="0"/>
      <w:marBottom w:val="0"/>
      <w:divBdr>
        <w:top w:val="none" w:sz="0" w:space="0" w:color="auto"/>
        <w:left w:val="none" w:sz="0" w:space="0" w:color="auto"/>
        <w:bottom w:val="none" w:sz="0" w:space="0" w:color="auto"/>
        <w:right w:val="none" w:sz="0" w:space="0" w:color="auto"/>
      </w:divBdr>
    </w:div>
    <w:div w:id="802505863">
      <w:bodyDiv w:val="1"/>
      <w:marLeft w:val="0"/>
      <w:marRight w:val="0"/>
      <w:marTop w:val="0"/>
      <w:marBottom w:val="0"/>
      <w:divBdr>
        <w:top w:val="none" w:sz="0" w:space="0" w:color="auto"/>
        <w:left w:val="none" w:sz="0" w:space="0" w:color="auto"/>
        <w:bottom w:val="none" w:sz="0" w:space="0" w:color="auto"/>
        <w:right w:val="none" w:sz="0" w:space="0" w:color="auto"/>
      </w:divBdr>
    </w:div>
    <w:div w:id="805972680">
      <w:bodyDiv w:val="1"/>
      <w:marLeft w:val="0"/>
      <w:marRight w:val="0"/>
      <w:marTop w:val="0"/>
      <w:marBottom w:val="0"/>
      <w:divBdr>
        <w:top w:val="none" w:sz="0" w:space="0" w:color="auto"/>
        <w:left w:val="none" w:sz="0" w:space="0" w:color="auto"/>
        <w:bottom w:val="none" w:sz="0" w:space="0" w:color="auto"/>
        <w:right w:val="none" w:sz="0" w:space="0" w:color="auto"/>
      </w:divBdr>
    </w:div>
    <w:div w:id="817915778">
      <w:bodyDiv w:val="1"/>
      <w:marLeft w:val="0"/>
      <w:marRight w:val="0"/>
      <w:marTop w:val="0"/>
      <w:marBottom w:val="0"/>
      <w:divBdr>
        <w:top w:val="none" w:sz="0" w:space="0" w:color="auto"/>
        <w:left w:val="none" w:sz="0" w:space="0" w:color="auto"/>
        <w:bottom w:val="none" w:sz="0" w:space="0" w:color="auto"/>
        <w:right w:val="none" w:sz="0" w:space="0" w:color="auto"/>
      </w:divBdr>
    </w:div>
    <w:div w:id="836112883">
      <w:bodyDiv w:val="1"/>
      <w:marLeft w:val="0"/>
      <w:marRight w:val="0"/>
      <w:marTop w:val="0"/>
      <w:marBottom w:val="0"/>
      <w:divBdr>
        <w:top w:val="none" w:sz="0" w:space="0" w:color="auto"/>
        <w:left w:val="none" w:sz="0" w:space="0" w:color="auto"/>
        <w:bottom w:val="none" w:sz="0" w:space="0" w:color="auto"/>
        <w:right w:val="none" w:sz="0" w:space="0" w:color="auto"/>
      </w:divBdr>
    </w:div>
    <w:div w:id="892887197">
      <w:bodyDiv w:val="1"/>
      <w:marLeft w:val="0"/>
      <w:marRight w:val="0"/>
      <w:marTop w:val="0"/>
      <w:marBottom w:val="0"/>
      <w:divBdr>
        <w:top w:val="none" w:sz="0" w:space="0" w:color="auto"/>
        <w:left w:val="none" w:sz="0" w:space="0" w:color="auto"/>
        <w:bottom w:val="none" w:sz="0" w:space="0" w:color="auto"/>
        <w:right w:val="none" w:sz="0" w:space="0" w:color="auto"/>
      </w:divBdr>
    </w:div>
    <w:div w:id="905142301">
      <w:bodyDiv w:val="1"/>
      <w:marLeft w:val="0"/>
      <w:marRight w:val="0"/>
      <w:marTop w:val="0"/>
      <w:marBottom w:val="0"/>
      <w:divBdr>
        <w:top w:val="none" w:sz="0" w:space="0" w:color="auto"/>
        <w:left w:val="none" w:sz="0" w:space="0" w:color="auto"/>
        <w:bottom w:val="none" w:sz="0" w:space="0" w:color="auto"/>
        <w:right w:val="none" w:sz="0" w:space="0" w:color="auto"/>
      </w:divBdr>
    </w:div>
    <w:div w:id="933590110">
      <w:bodyDiv w:val="1"/>
      <w:marLeft w:val="0"/>
      <w:marRight w:val="0"/>
      <w:marTop w:val="0"/>
      <w:marBottom w:val="0"/>
      <w:divBdr>
        <w:top w:val="none" w:sz="0" w:space="0" w:color="auto"/>
        <w:left w:val="none" w:sz="0" w:space="0" w:color="auto"/>
        <w:bottom w:val="none" w:sz="0" w:space="0" w:color="auto"/>
        <w:right w:val="none" w:sz="0" w:space="0" w:color="auto"/>
      </w:divBdr>
    </w:div>
    <w:div w:id="944458308">
      <w:bodyDiv w:val="1"/>
      <w:marLeft w:val="0"/>
      <w:marRight w:val="0"/>
      <w:marTop w:val="0"/>
      <w:marBottom w:val="0"/>
      <w:divBdr>
        <w:top w:val="none" w:sz="0" w:space="0" w:color="auto"/>
        <w:left w:val="none" w:sz="0" w:space="0" w:color="auto"/>
        <w:bottom w:val="none" w:sz="0" w:space="0" w:color="auto"/>
        <w:right w:val="none" w:sz="0" w:space="0" w:color="auto"/>
      </w:divBdr>
    </w:div>
    <w:div w:id="983975173">
      <w:bodyDiv w:val="1"/>
      <w:marLeft w:val="0"/>
      <w:marRight w:val="0"/>
      <w:marTop w:val="0"/>
      <w:marBottom w:val="0"/>
      <w:divBdr>
        <w:top w:val="none" w:sz="0" w:space="0" w:color="auto"/>
        <w:left w:val="none" w:sz="0" w:space="0" w:color="auto"/>
        <w:bottom w:val="none" w:sz="0" w:space="0" w:color="auto"/>
        <w:right w:val="none" w:sz="0" w:space="0" w:color="auto"/>
      </w:divBdr>
    </w:div>
    <w:div w:id="1008799123">
      <w:bodyDiv w:val="1"/>
      <w:marLeft w:val="0"/>
      <w:marRight w:val="0"/>
      <w:marTop w:val="0"/>
      <w:marBottom w:val="0"/>
      <w:divBdr>
        <w:top w:val="none" w:sz="0" w:space="0" w:color="auto"/>
        <w:left w:val="none" w:sz="0" w:space="0" w:color="auto"/>
        <w:bottom w:val="none" w:sz="0" w:space="0" w:color="auto"/>
        <w:right w:val="none" w:sz="0" w:space="0" w:color="auto"/>
      </w:divBdr>
    </w:div>
    <w:div w:id="1019039694">
      <w:bodyDiv w:val="1"/>
      <w:marLeft w:val="0"/>
      <w:marRight w:val="0"/>
      <w:marTop w:val="0"/>
      <w:marBottom w:val="0"/>
      <w:divBdr>
        <w:top w:val="none" w:sz="0" w:space="0" w:color="auto"/>
        <w:left w:val="none" w:sz="0" w:space="0" w:color="auto"/>
        <w:bottom w:val="none" w:sz="0" w:space="0" w:color="auto"/>
        <w:right w:val="none" w:sz="0" w:space="0" w:color="auto"/>
      </w:divBdr>
    </w:div>
    <w:div w:id="1051226172">
      <w:bodyDiv w:val="1"/>
      <w:marLeft w:val="0"/>
      <w:marRight w:val="0"/>
      <w:marTop w:val="0"/>
      <w:marBottom w:val="0"/>
      <w:divBdr>
        <w:top w:val="none" w:sz="0" w:space="0" w:color="auto"/>
        <w:left w:val="none" w:sz="0" w:space="0" w:color="auto"/>
        <w:bottom w:val="none" w:sz="0" w:space="0" w:color="auto"/>
        <w:right w:val="none" w:sz="0" w:space="0" w:color="auto"/>
      </w:divBdr>
    </w:div>
    <w:div w:id="1057902661">
      <w:bodyDiv w:val="1"/>
      <w:marLeft w:val="0"/>
      <w:marRight w:val="0"/>
      <w:marTop w:val="0"/>
      <w:marBottom w:val="0"/>
      <w:divBdr>
        <w:top w:val="none" w:sz="0" w:space="0" w:color="auto"/>
        <w:left w:val="none" w:sz="0" w:space="0" w:color="auto"/>
        <w:bottom w:val="none" w:sz="0" w:space="0" w:color="auto"/>
        <w:right w:val="none" w:sz="0" w:space="0" w:color="auto"/>
      </w:divBdr>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
    <w:div w:id="1088429821">
      <w:bodyDiv w:val="1"/>
      <w:marLeft w:val="0"/>
      <w:marRight w:val="0"/>
      <w:marTop w:val="0"/>
      <w:marBottom w:val="0"/>
      <w:divBdr>
        <w:top w:val="none" w:sz="0" w:space="0" w:color="auto"/>
        <w:left w:val="none" w:sz="0" w:space="0" w:color="auto"/>
        <w:bottom w:val="none" w:sz="0" w:space="0" w:color="auto"/>
        <w:right w:val="none" w:sz="0" w:space="0" w:color="auto"/>
      </w:divBdr>
    </w:div>
    <w:div w:id="1119227358">
      <w:bodyDiv w:val="1"/>
      <w:marLeft w:val="0"/>
      <w:marRight w:val="0"/>
      <w:marTop w:val="0"/>
      <w:marBottom w:val="0"/>
      <w:divBdr>
        <w:top w:val="none" w:sz="0" w:space="0" w:color="auto"/>
        <w:left w:val="none" w:sz="0" w:space="0" w:color="auto"/>
        <w:bottom w:val="none" w:sz="0" w:space="0" w:color="auto"/>
        <w:right w:val="none" w:sz="0" w:space="0" w:color="auto"/>
      </w:divBdr>
    </w:div>
    <w:div w:id="1141776912">
      <w:bodyDiv w:val="1"/>
      <w:marLeft w:val="0"/>
      <w:marRight w:val="0"/>
      <w:marTop w:val="0"/>
      <w:marBottom w:val="0"/>
      <w:divBdr>
        <w:top w:val="none" w:sz="0" w:space="0" w:color="auto"/>
        <w:left w:val="none" w:sz="0" w:space="0" w:color="auto"/>
        <w:bottom w:val="none" w:sz="0" w:space="0" w:color="auto"/>
        <w:right w:val="none" w:sz="0" w:space="0" w:color="auto"/>
      </w:divBdr>
    </w:div>
    <w:div w:id="1167088709">
      <w:bodyDiv w:val="1"/>
      <w:marLeft w:val="0"/>
      <w:marRight w:val="0"/>
      <w:marTop w:val="0"/>
      <w:marBottom w:val="0"/>
      <w:divBdr>
        <w:top w:val="none" w:sz="0" w:space="0" w:color="auto"/>
        <w:left w:val="none" w:sz="0" w:space="0" w:color="auto"/>
        <w:bottom w:val="none" w:sz="0" w:space="0" w:color="auto"/>
        <w:right w:val="none" w:sz="0" w:space="0" w:color="auto"/>
      </w:divBdr>
    </w:div>
    <w:div w:id="1168598182">
      <w:bodyDiv w:val="1"/>
      <w:marLeft w:val="0"/>
      <w:marRight w:val="0"/>
      <w:marTop w:val="0"/>
      <w:marBottom w:val="0"/>
      <w:divBdr>
        <w:top w:val="none" w:sz="0" w:space="0" w:color="auto"/>
        <w:left w:val="none" w:sz="0" w:space="0" w:color="auto"/>
        <w:bottom w:val="none" w:sz="0" w:space="0" w:color="auto"/>
        <w:right w:val="none" w:sz="0" w:space="0" w:color="auto"/>
      </w:divBdr>
    </w:div>
    <w:div w:id="1184320854">
      <w:bodyDiv w:val="1"/>
      <w:marLeft w:val="0"/>
      <w:marRight w:val="0"/>
      <w:marTop w:val="0"/>
      <w:marBottom w:val="0"/>
      <w:divBdr>
        <w:top w:val="none" w:sz="0" w:space="0" w:color="auto"/>
        <w:left w:val="none" w:sz="0" w:space="0" w:color="auto"/>
        <w:bottom w:val="none" w:sz="0" w:space="0" w:color="auto"/>
        <w:right w:val="none" w:sz="0" w:space="0" w:color="auto"/>
      </w:divBdr>
    </w:div>
    <w:div w:id="1226452796">
      <w:bodyDiv w:val="1"/>
      <w:marLeft w:val="0"/>
      <w:marRight w:val="0"/>
      <w:marTop w:val="0"/>
      <w:marBottom w:val="0"/>
      <w:divBdr>
        <w:top w:val="none" w:sz="0" w:space="0" w:color="auto"/>
        <w:left w:val="none" w:sz="0" w:space="0" w:color="auto"/>
        <w:bottom w:val="none" w:sz="0" w:space="0" w:color="auto"/>
        <w:right w:val="none" w:sz="0" w:space="0" w:color="auto"/>
      </w:divBdr>
    </w:div>
    <w:div w:id="1234773944">
      <w:bodyDiv w:val="1"/>
      <w:marLeft w:val="0"/>
      <w:marRight w:val="0"/>
      <w:marTop w:val="0"/>
      <w:marBottom w:val="0"/>
      <w:divBdr>
        <w:top w:val="none" w:sz="0" w:space="0" w:color="auto"/>
        <w:left w:val="none" w:sz="0" w:space="0" w:color="auto"/>
        <w:bottom w:val="none" w:sz="0" w:space="0" w:color="auto"/>
        <w:right w:val="none" w:sz="0" w:space="0" w:color="auto"/>
      </w:divBdr>
    </w:div>
    <w:div w:id="1244603614">
      <w:bodyDiv w:val="1"/>
      <w:marLeft w:val="0"/>
      <w:marRight w:val="0"/>
      <w:marTop w:val="0"/>
      <w:marBottom w:val="0"/>
      <w:divBdr>
        <w:top w:val="none" w:sz="0" w:space="0" w:color="auto"/>
        <w:left w:val="none" w:sz="0" w:space="0" w:color="auto"/>
        <w:bottom w:val="none" w:sz="0" w:space="0" w:color="auto"/>
        <w:right w:val="none" w:sz="0" w:space="0" w:color="auto"/>
      </w:divBdr>
    </w:div>
    <w:div w:id="1287925192">
      <w:bodyDiv w:val="1"/>
      <w:marLeft w:val="0"/>
      <w:marRight w:val="0"/>
      <w:marTop w:val="0"/>
      <w:marBottom w:val="0"/>
      <w:divBdr>
        <w:top w:val="none" w:sz="0" w:space="0" w:color="auto"/>
        <w:left w:val="none" w:sz="0" w:space="0" w:color="auto"/>
        <w:bottom w:val="none" w:sz="0" w:space="0" w:color="auto"/>
        <w:right w:val="none" w:sz="0" w:space="0" w:color="auto"/>
      </w:divBdr>
    </w:div>
    <w:div w:id="1300038677">
      <w:bodyDiv w:val="1"/>
      <w:marLeft w:val="0"/>
      <w:marRight w:val="0"/>
      <w:marTop w:val="0"/>
      <w:marBottom w:val="0"/>
      <w:divBdr>
        <w:top w:val="none" w:sz="0" w:space="0" w:color="auto"/>
        <w:left w:val="none" w:sz="0" w:space="0" w:color="auto"/>
        <w:bottom w:val="none" w:sz="0" w:space="0" w:color="auto"/>
        <w:right w:val="none" w:sz="0" w:space="0" w:color="auto"/>
      </w:divBdr>
    </w:div>
    <w:div w:id="1310132483">
      <w:bodyDiv w:val="1"/>
      <w:marLeft w:val="0"/>
      <w:marRight w:val="0"/>
      <w:marTop w:val="0"/>
      <w:marBottom w:val="0"/>
      <w:divBdr>
        <w:top w:val="none" w:sz="0" w:space="0" w:color="auto"/>
        <w:left w:val="none" w:sz="0" w:space="0" w:color="auto"/>
        <w:bottom w:val="none" w:sz="0" w:space="0" w:color="auto"/>
        <w:right w:val="none" w:sz="0" w:space="0" w:color="auto"/>
      </w:divBdr>
    </w:div>
    <w:div w:id="1343507548">
      <w:bodyDiv w:val="1"/>
      <w:marLeft w:val="0"/>
      <w:marRight w:val="0"/>
      <w:marTop w:val="0"/>
      <w:marBottom w:val="0"/>
      <w:divBdr>
        <w:top w:val="none" w:sz="0" w:space="0" w:color="auto"/>
        <w:left w:val="none" w:sz="0" w:space="0" w:color="auto"/>
        <w:bottom w:val="none" w:sz="0" w:space="0" w:color="auto"/>
        <w:right w:val="none" w:sz="0" w:space="0" w:color="auto"/>
      </w:divBdr>
    </w:div>
    <w:div w:id="1367292077">
      <w:bodyDiv w:val="1"/>
      <w:marLeft w:val="0"/>
      <w:marRight w:val="0"/>
      <w:marTop w:val="0"/>
      <w:marBottom w:val="0"/>
      <w:divBdr>
        <w:top w:val="none" w:sz="0" w:space="0" w:color="auto"/>
        <w:left w:val="none" w:sz="0" w:space="0" w:color="auto"/>
        <w:bottom w:val="none" w:sz="0" w:space="0" w:color="auto"/>
        <w:right w:val="none" w:sz="0" w:space="0" w:color="auto"/>
      </w:divBdr>
    </w:div>
    <w:div w:id="1397627486">
      <w:bodyDiv w:val="1"/>
      <w:marLeft w:val="0"/>
      <w:marRight w:val="0"/>
      <w:marTop w:val="0"/>
      <w:marBottom w:val="0"/>
      <w:divBdr>
        <w:top w:val="none" w:sz="0" w:space="0" w:color="auto"/>
        <w:left w:val="none" w:sz="0" w:space="0" w:color="auto"/>
        <w:bottom w:val="none" w:sz="0" w:space="0" w:color="auto"/>
        <w:right w:val="none" w:sz="0" w:space="0" w:color="auto"/>
      </w:divBdr>
    </w:div>
    <w:div w:id="1414426694">
      <w:bodyDiv w:val="1"/>
      <w:marLeft w:val="0"/>
      <w:marRight w:val="0"/>
      <w:marTop w:val="0"/>
      <w:marBottom w:val="0"/>
      <w:divBdr>
        <w:top w:val="none" w:sz="0" w:space="0" w:color="auto"/>
        <w:left w:val="none" w:sz="0" w:space="0" w:color="auto"/>
        <w:bottom w:val="none" w:sz="0" w:space="0" w:color="auto"/>
        <w:right w:val="none" w:sz="0" w:space="0" w:color="auto"/>
      </w:divBdr>
    </w:div>
    <w:div w:id="1437485511">
      <w:bodyDiv w:val="1"/>
      <w:marLeft w:val="0"/>
      <w:marRight w:val="0"/>
      <w:marTop w:val="0"/>
      <w:marBottom w:val="0"/>
      <w:divBdr>
        <w:top w:val="none" w:sz="0" w:space="0" w:color="auto"/>
        <w:left w:val="none" w:sz="0" w:space="0" w:color="auto"/>
        <w:bottom w:val="none" w:sz="0" w:space="0" w:color="auto"/>
        <w:right w:val="none" w:sz="0" w:space="0" w:color="auto"/>
      </w:divBdr>
    </w:div>
    <w:div w:id="1450708555">
      <w:bodyDiv w:val="1"/>
      <w:marLeft w:val="0"/>
      <w:marRight w:val="0"/>
      <w:marTop w:val="0"/>
      <w:marBottom w:val="0"/>
      <w:divBdr>
        <w:top w:val="none" w:sz="0" w:space="0" w:color="auto"/>
        <w:left w:val="none" w:sz="0" w:space="0" w:color="auto"/>
        <w:bottom w:val="none" w:sz="0" w:space="0" w:color="auto"/>
        <w:right w:val="none" w:sz="0" w:space="0" w:color="auto"/>
      </w:divBdr>
    </w:div>
    <w:div w:id="1476869889">
      <w:bodyDiv w:val="1"/>
      <w:marLeft w:val="0"/>
      <w:marRight w:val="0"/>
      <w:marTop w:val="0"/>
      <w:marBottom w:val="0"/>
      <w:divBdr>
        <w:top w:val="none" w:sz="0" w:space="0" w:color="auto"/>
        <w:left w:val="none" w:sz="0" w:space="0" w:color="auto"/>
        <w:bottom w:val="none" w:sz="0" w:space="0" w:color="auto"/>
        <w:right w:val="none" w:sz="0" w:space="0" w:color="auto"/>
      </w:divBdr>
    </w:div>
    <w:div w:id="1493717994">
      <w:bodyDiv w:val="1"/>
      <w:marLeft w:val="0"/>
      <w:marRight w:val="0"/>
      <w:marTop w:val="0"/>
      <w:marBottom w:val="0"/>
      <w:divBdr>
        <w:top w:val="none" w:sz="0" w:space="0" w:color="auto"/>
        <w:left w:val="none" w:sz="0" w:space="0" w:color="auto"/>
        <w:bottom w:val="none" w:sz="0" w:space="0" w:color="auto"/>
        <w:right w:val="none" w:sz="0" w:space="0" w:color="auto"/>
      </w:divBdr>
    </w:div>
    <w:div w:id="1505514736">
      <w:bodyDiv w:val="1"/>
      <w:marLeft w:val="0"/>
      <w:marRight w:val="0"/>
      <w:marTop w:val="0"/>
      <w:marBottom w:val="0"/>
      <w:divBdr>
        <w:top w:val="none" w:sz="0" w:space="0" w:color="auto"/>
        <w:left w:val="none" w:sz="0" w:space="0" w:color="auto"/>
        <w:bottom w:val="none" w:sz="0" w:space="0" w:color="auto"/>
        <w:right w:val="none" w:sz="0" w:space="0" w:color="auto"/>
      </w:divBdr>
    </w:div>
    <w:div w:id="1509100223">
      <w:bodyDiv w:val="1"/>
      <w:marLeft w:val="0"/>
      <w:marRight w:val="0"/>
      <w:marTop w:val="0"/>
      <w:marBottom w:val="0"/>
      <w:divBdr>
        <w:top w:val="none" w:sz="0" w:space="0" w:color="auto"/>
        <w:left w:val="none" w:sz="0" w:space="0" w:color="auto"/>
        <w:bottom w:val="none" w:sz="0" w:space="0" w:color="auto"/>
        <w:right w:val="none" w:sz="0" w:space="0" w:color="auto"/>
      </w:divBdr>
    </w:div>
    <w:div w:id="1514690431">
      <w:bodyDiv w:val="1"/>
      <w:marLeft w:val="0"/>
      <w:marRight w:val="0"/>
      <w:marTop w:val="0"/>
      <w:marBottom w:val="0"/>
      <w:divBdr>
        <w:top w:val="none" w:sz="0" w:space="0" w:color="auto"/>
        <w:left w:val="none" w:sz="0" w:space="0" w:color="auto"/>
        <w:bottom w:val="none" w:sz="0" w:space="0" w:color="auto"/>
        <w:right w:val="none" w:sz="0" w:space="0" w:color="auto"/>
      </w:divBdr>
    </w:div>
    <w:div w:id="1529761243">
      <w:bodyDiv w:val="1"/>
      <w:marLeft w:val="0"/>
      <w:marRight w:val="0"/>
      <w:marTop w:val="0"/>
      <w:marBottom w:val="0"/>
      <w:divBdr>
        <w:top w:val="none" w:sz="0" w:space="0" w:color="auto"/>
        <w:left w:val="none" w:sz="0" w:space="0" w:color="auto"/>
        <w:bottom w:val="none" w:sz="0" w:space="0" w:color="auto"/>
        <w:right w:val="none" w:sz="0" w:space="0" w:color="auto"/>
      </w:divBdr>
    </w:div>
    <w:div w:id="1531799668">
      <w:bodyDiv w:val="1"/>
      <w:marLeft w:val="0"/>
      <w:marRight w:val="0"/>
      <w:marTop w:val="0"/>
      <w:marBottom w:val="0"/>
      <w:divBdr>
        <w:top w:val="none" w:sz="0" w:space="0" w:color="auto"/>
        <w:left w:val="none" w:sz="0" w:space="0" w:color="auto"/>
        <w:bottom w:val="none" w:sz="0" w:space="0" w:color="auto"/>
        <w:right w:val="none" w:sz="0" w:space="0" w:color="auto"/>
      </w:divBdr>
    </w:div>
    <w:div w:id="1544369654">
      <w:bodyDiv w:val="1"/>
      <w:marLeft w:val="0"/>
      <w:marRight w:val="0"/>
      <w:marTop w:val="0"/>
      <w:marBottom w:val="0"/>
      <w:divBdr>
        <w:top w:val="none" w:sz="0" w:space="0" w:color="auto"/>
        <w:left w:val="none" w:sz="0" w:space="0" w:color="auto"/>
        <w:bottom w:val="none" w:sz="0" w:space="0" w:color="auto"/>
        <w:right w:val="none" w:sz="0" w:space="0" w:color="auto"/>
      </w:divBdr>
    </w:div>
    <w:div w:id="1547372185">
      <w:bodyDiv w:val="1"/>
      <w:marLeft w:val="0"/>
      <w:marRight w:val="0"/>
      <w:marTop w:val="0"/>
      <w:marBottom w:val="0"/>
      <w:divBdr>
        <w:top w:val="none" w:sz="0" w:space="0" w:color="auto"/>
        <w:left w:val="none" w:sz="0" w:space="0" w:color="auto"/>
        <w:bottom w:val="none" w:sz="0" w:space="0" w:color="auto"/>
        <w:right w:val="none" w:sz="0" w:space="0" w:color="auto"/>
      </w:divBdr>
    </w:div>
    <w:div w:id="1559054576">
      <w:bodyDiv w:val="1"/>
      <w:marLeft w:val="0"/>
      <w:marRight w:val="0"/>
      <w:marTop w:val="0"/>
      <w:marBottom w:val="0"/>
      <w:divBdr>
        <w:top w:val="none" w:sz="0" w:space="0" w:color="auto"/>
        <w:left w:val="none" w:sz="0" w:space="0" w:color="auto"/>
        <w:bottom w:val="none" w:sz="0" w:space="0" w:color="auto"/>
        <w:right w:val="none" w:sz="0" w:space="0" w:color="auto"/>
      </w:divBdr>
    </w:div>
    <w:div w:id="1610578775">
      <w:bodyDiv w:val="1"/>
      <w:marLeft w:val="0"/>
      <w:marRight w:val="0"/>
      <w:marTop w:val="0"/>
      <w:marBottom w:val="0"/>
      <w:divBdr>
        <w:top w:val="none" w:sz="0" w:space="0" w:color="auto"/>
        <w:left w:val="none" w:sz="0" w:space="0" w:color="auto"/>
        <w:bottom w:val="none" w:sz="0" w:space="0" w:color="auto"/>
        <w:right w:val="none" w:sz="0" w:space="0" w:color="auto"/>
      </w:divBdr>
    </w:div>
    <w:div w:id="1632784276">
      <w:bodyDiv w:val="1"/>
      <w:marLeft w:val="0"/>
      <w:marRight w:val="0"/>
      <w:marTop w:val="0"/>
      <w:marBottom w:val="0"/>
      <w:divBdr>
        <w:top w:val="none" w:sz="0" w:space="0" w:color="auto"/>
        <w:left w:val="none" w:sz="0" w:space="0" w:color="auto"/>
        <w:bottom w:val="none" w:sz="0" w:space="0" w:color="auto"/>
        <w:right w:val="none" w:sz="0" w:space="0" w:color="auto"/>
      </w:divBdr>
    </w:div>
    <w:div w:id="1722436720">
      <w:bodyDiv w:val="1"/>
      <w:marLeft w:val="0"/>
      <w:marRight w:val="0"/>
      <w:marTop w:val="0"/>
      <w:marBottom w:val="0"/>
      <w:divBdr>
        <w:top w:val="none" w:sz="0" w:space="0" w:color="auto"/>
        <w:left w:val="none" w:sz="0" w:space="0" w:color="auto"/>
        <w:bottom w:val="none" w:sz="0" w:space="0" w:color="auto"/>
        <w:right w:val="none" w:sz="0" w:space="0" w:color="auto"/>
      </w:divBdr>
    </w:div>
    <w:div w:id="1724715978">
      <w:bodyDiv w:val="1"/>
      <w:marLeft w:val="0"/>
      <w:marRight w:val="0"/>
      <w:marTop w:val="0"/>
      <w:marBottom w:val="0"/>
      <w:divBdr>
        <w:top w:val="none" w:sz="0" w:space="0" w:color="auto"/>
        <w:left w:val="none" w:sz="0" w:space="0" w:color="auto"/>
        <w:bottom w:val="none" w:sz="0" w:space="0" w:color="auto"/>
        <w:right w:val="none" w:sz="0" w:space="0" w:color="auto"/>
      </w:divBdr>
    </w:div>
    <w:div w:id="1763260123">
      <w:bodyDiv w:val="1"/>
      <w:marLeft w:val="0"/>
      <w:marRight w:val="0"/>
      <w:marTop w:val="0"/>
      <w:marBottom w:val="0"/>
      <w:divBdr>
        <w:top w:val="none" w:sz="0" w:space="0" w:color="auto"/>
        <w:left w:val="none" w:sz="0" w:space="0" w:color="auto"/>
        <w:bottom w:val="none" w:sz="0" w:space="0" w:color="auto"/>
        <w:right w:val="none" w:sz="0" w:space="0" w:color="auto"/>
      </w:divBdr>
    </w:div>
    <w:div w:id="1766614776">
      <w:bodyDiv w:val="1"/>
      <w:marLeft w:val="0"/>
      <w:marRight w:val="0"/>
      <w:marTop w:val="0"/>
      <w:marBottom w:val="0"/>
      <w:divBdr>
        <w:top w:val="none" w:sz="0" w:space="0" w:color="auto"/>
        <w:left w:val="none" w:sz="0" w:space="0" w:color="auto"/>
        <w:bottom w:val="none" w:sz="0" w:space="0" w:color="auto"/>
        <w:right w:val="none" w:sz="0" w:space="0" w:color="auto"/>
      </w:divBdr>
    </w:div>
    <w:div w:id="1776250783">
      <w:bodyDiv w:val="1"/>
      <w:marLeft w:val="0"/>
      <w:marRight w:val="0"/>
      <w:marTop w:val="0"/>
      <w:marBottom w:val="0"/>
      <w:divBdr>
        <w:top w:val="none" w:sz="0" w:space="0" w:color="auto"/>
        <w:left w:val="none" w:sz="0" w:space="0" w:color="auto"/>
        <w:bottom w:val="none" w:sz="0" w:space="0" w:color="auto"/>
        <w:right w:val="none" w:sz="0" w:space="0" w:color="auto"/>
      </w:divBdr>
    </w:div>
    <w:div w:id="1793014194">
      <w:bodyDiv w:val="1"/>
      <w:marLeft w:val="0"/>
      <w:marRight w:val="0"/>
      <w:marTop w:val="0"/>
      <w:marBottom w:val="0"/>
      <w:divBdr>
        <w:top w:val="none" w:sz="0" w:space="0" w:color="auto"/>
        <w:left w:val="none" w:sz="0" w:space="0" w:color="auto"/>
        <w:bottom w:val="none" w:sz="0" w:space="0" w:color="auto"/>
        <w:right w:val="none" w:sz="0" w:space="0" w:color="auto"/>
      </w:divBdr>
      <w:divsChild>
        <w:div w:id="1099594643">
          <w:marLeft w:val="0"/>
          <w:marRight w:val="0"/>
          <w:marTop w:val="0"/>
          <w:marBottom w:val="0"/>
          <w:divBdr>
            <w:top w:val="none" w:sz="0" w:space="0" w:color="auto"/>
            <w:left w:val="none" w:sz="0" w:space="0" w:color="auto"/>
            <w:bottom w:val="none" w:sz="0" w:space="0" w:color="auto"/>
            <w:right w:val="none" w:sz="0" w:space="0" w:color="auto"/>
          </w:divBdr>
        </w:div>
      </w:divsChild>
    </w:div>
    <w:div w:id="1798378800">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7453004">
      <w:bodyDiv w:val="1"/>
      <w:marLeft w:val="0"/>
      <w:marRight w:val="0"/>
      <w:marTop w:val="0"/>
      <w:marBottom w:val="0"/>
      <w:divBdr>
        <w:top w:val="none" w:sz="0" w:space="0" w:color="auto"/>
        <w:left w:val="none" w:sz="0" w:space="0" w:color="auto"/>
        <w:bottom w:val="none" w:sz="0" w:space="0" w:color="auto"/>
        <w:right w:val="none" w:sz="0" w:space="0" w:color="auto"/>
      </w:divBdr>
    </w:div>
    <w:div w:id="1838424112">
      <w:bodyDiv w:val="1"/>
      <w:marLeft w:val="0"/>
      <w:marRight w:val="0"/>
      <w:marTop w:val="0"/>
      <w:marBottom w:val="0"/>
      <w:divBdr>
        <w:top w:val="none" w:sz="0" w:space="0" w:color="auto"/>
        <w:left w:val="none" w:sz="0" w:space="0" w:color="auto"/>
        <w:bottom w:val="none" w:sz="0" w:space="0" w:color="auto"/>
        <w:right w:val="none" w:sz="0" w:space="0" w:color="auto"/>
      </w:divBdr>
    </w:div>
    <w:div w:id="1843855644">
      <w:bodyDiv w:val="1"/>
      <w:marLeft w:val="0"/>
      <w:marRight w:val="0"/>
      <w:marTop w:val="0"/>
      <w:marBottom w:val="0"/>
      <w:divBdr>
        <w:top w:val="none" w:sz="0" w:space="0" w:color="auto"/>
        <w:left w:val="none" w:sz="0" w:space="0" w:color="auto"/>
        <w:bottom w:val="none" w:sz="0" w:space="0" w:color="auto"/>
        <w:right w:val="none" w:sz="0" w:space="0" w:color="auto"/>
      </w:divBdr>
    </w:div>
    <w:div w:id="1867062377">
      <w:bodyDiv w:val="1"/>
      <w:marLeft w:val="0"/>
      <w:marRight w:val="0"/>
      <w:marTop w:val="0"/>
      <w:marBottom w:val="0"/>
      <w:divBdr>
        <w:top w:val="none" w:sz="0" w:space="0" w:color="auto"/>
        <w:left w:val="none" w:sz="0" w:space="0" w:color="auto"/>
        <w:bottom w:val="none" w:sz="0" w:space="0" w:color="auto"/>
        <w:right w:val="none" w:sz="0" w:space="0" w:color="auto"/>
      </w:divBdr>
    </w:div>
    <w:div w:id="1904100301">
      <w:bodyDiv w:val="1"/>
      <w:marLeft w:val="0"/>
      <w:marRight w:val="0"/>
      <w:marTop w:val="0"/>
      <w:marBottom w:val="0"/>
      <w:divBdr>
        <w:top w:val="none" w:sz="0" w:space="0" w:color="auto"/>
        <w:left w:val="none" w:sz="0" w:space="0" w:color="auto"/>
        <w:bottom w:val="none" w:sz="0" w:space="0" w:color="auto"/>
        <w:right w:val="none" w:sz="0" w:space="0" w:color="auto"/>
      </w:divBdr>
    </w:div>
    <w:div w:id="1918897618">
      <w:bodyDiv w:val="1"/>
      <w:marLeft w:val="0"/>
      <w:marRight w:val="0"/>
      <w:marTop w:val="0"/>
      <w:marBottom w:val="0"/>
      <w:divBdr>
        <w:top w:val="none" w:sz="0" w:space="0" w:color="auto"/>
        <w:left w:val="none" w:sz="0" w:space="0" w:color="auto"/>
        <w:bottom w:val="none" w:sz="0" w:space="0" w:color="auto"/>
        <w:right w:val="none" w:sz="0" w:space="0" w:color="auto"/>
      </w:divBdr>
    </w:div>
    <w:div w:id="1931085243">
      <w:bodyDiv w:val="1"/>
      <w:marLeft w:val="0"/>
      <w:marRight w:val="0"/>
      <w:marTop w:val="0"/>
      <w:marBottom w:val="0"/>
      <w:divBdr>
        <w:top w:val="none" w:sz="0" w:space="0" w:color="auto"/>
        <w:left w:val="none" w:sz="0" w:space="0" w:color="auto"/>
        <w:bottom w:val="none" w:sz="0" w:space="0" w:color="auto"/>
        <w:right w:val="none" w:sz="0" w:space="0" w:color="auto"/>
      </w:divBdr>
    </w:div>
    <w:div w:id="1952322127">
      <w:bodyDiv w:val="1"/>
      <w:marLeft w:val="0"/>
      <w:marRight w:val="0"/>
      <w:marTop w:val="0"/>
      <w:marBottom w:val="0"/>
      <w:divBdr>
        <w:top w:val="none" w:sz="0" w:space="0" w:color="auto"/>
        <w:left w:val="none" w:sz="0" w:space="0" w:color="auto"/>
        <w:bottom w:val="none" w:sz="0" w:space="0" w:color="auto"/>
        <w:right w:val="none" w:sz="0" w:space="0" w:color="auto"/>
      </w:divBdr>
    </w:div>
    <w:div w:id="1967812154">
      <w:bodyDiv w:val="1"/>
      <w:marLeft w:val="0"/>
      <w:marRight w:val="0"/>
      <w:marTop w:val="0"/>
      <w:marBottom w:val="0"/>
      <w:divBdr>
        <w:top w:val="none" w:sz="0" w:space="0" w:color="auto"/>
        <w:left w:val="none" w:sz="0" w:space="0" w:color="auto"/>
        <w:bottom w:val="none" w:sz="0" w:space="0" w:color="auto"/>
        <w:right w:val="none" w:sz="0" w:space="0" w:color="auto"/>
      </w:divBdr>
    </w:div>
    <w:div w:id="1968395610">
      <w:bodyDiv w:val="1"/>
      <w:marLeft w:val="0"/>
      <w:marRight w:val="0"/>
      <w:marTop w:val="0"/>
      <w:marBottom w:val="0"/>
      <w:divBdr>
        <w:top w:val="none" w:sz="0" w:space="0" w:color="auto"/>
        <w:left w:val="none" w:sz="0" w:space="0" w:color="auto"/>
        <w:bottom w:val="none" w:sz="0" w:space="0" w:color="auto"/>
        <w:right w:val="none" w:sz="0" w:space="0" w:color="auto"/>
      </w:divBdr>
    </w:div>
    <w:div w:id="1968967939">
      <w:bodyDiv w:val="1"/>
      <w:marLeft w:val="0"/>
      <w:marRight w:val="0"/>
      <w:marTop w:val="0"/>
      <w:marBottom w:val="0"/>
      <w:divBdr>
        <w:top w:val="none" w:sz="0" w:space="0" w:color="auto"/>
        <w:left w:val="none" w:sz="0" w:space="0" w:color="auto"/>
        <w:bottom w:val="none" w:sz="0" w:space="0" w:color="auto"/>
        <w:right w:val="none" w:sz="0" w:space="0" w:color="auto"/>
      </w:divBdr>
    </w:div>
    <w:div w:id="1971008616">
      <w:bodyDiv w:val="1"/>
      <w:marLeft w:val="0"/>
      <w:marRight w:val="0"/>
      <w:marTop w:val="0"/>
      <w:marBottom w:val="0"/>
      <w:divBdr>
        <w:top w:val="none" w:sz="0" w:space="0" w:color="auto"/>
        <w:left w:val="none" w:sz="0" w:space="0" w:color="auto"/>
        <w:bottom w:val="none" w:sz="0" w:space="0" w:color="auto"/>
        <w:right w:val="none" w:sz="0" w:space="0" w:color="auto"/>
      </w:divBdr>
    </w:div>
    <w:div w:id="2007199847">
      <w:bodyDiv w:val="1"/>
      <w:marLeft w:val="0"/>
      <w:marRight w:val="0"/>
      <w:marTop w:val="0"/>
      <w:marBottom w:val="0"/>
      <w:divBdr>
        <w:top w:val="none" w:sz="0" w:space="0" w:color="auto"/>
        <w:left w:val="none" w:sz="0" w:space="0" w:color="auto"/>
        <w:bottom w:val="none" w:sz="0" w:space="0" w:color="auto"/>
        <w:right w:val="none" w:sz="0" w:space="0" w:color="auto"/>
      </w:divBdr>
    </w:div>
    <w:div w:id="2067340467">
      <w:bodyDiv w:val="1"/>
      <w:marLeft w:val="0"/>
      <w:marRight w:val="0"/>
      <w:marTop w:val="0"/>
      <w:marBottom w:val="0"/>
      <w:divBdr>
        <w:top w:val="none" w:sz="0" w:space="0" w:color="auto"/>
        <w:left w:val="none" w:sz="0" w:space="0" w:color="auto"/>
        <w:bottom w:val="none" w:sz="0" w:space="0" w:color="auto"/>
        <w:right w:val="none" w:sz="0" w:space="0" w:color="auto"/>
      </w:divBdr>
    </w:div>
    <w:div w:id="2069037371">
      <w:bodyDiv w:val="1"/>
      <w:marLeft w:val="0"/>
      <w:marRight w:val="0"/>
      <w:marTop w:val="0"/>
      <w:marBottom w:val="0"/>
      <w:divBdr>
        <w:top w:val="none" w:sz="0" w:space="0" w:color="auto"/>
        <w:left w:val="none" w:sz="0" w:space="0" w:color="auto"/>
        <w:bottom w:val="none" w:sz="0" w:space="0" w:color="auto"/>
        <w:right w:val="none" w:sz="0" w:space="0" w:color="auto"/>
      </w:divBdr>
    </w:div>
    <w:div w:id="2070222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Bijl@han.n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oter" Target="footer1.xml"/><Relationship Id="rId10" Type="http://schemas.openxmlformats.org/officeDocument/2006/relationships/hyperlink" Target="mailto:Maarten.van.Riel@politie.nl" TargetMode="External"/><Relationship Id="rId19"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hyperlink" Target="mailto:Mark.Bos@politie.nl" TargetMode="External"/><Relationship Id="rId14" Type="http://schemas.microsoft.com/office/2016/09/relationships/commentsIds" Target="commentsIds.xm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Kantoorthema">
  <a:themeElements>
    <a:clrScheme name="Politie">
      <a:dk1>
        <a:sysClr val="windowText" lastClr="000000"/>
      </a:dk1>
      <a:lt1>
        <a:sysClr val="window" lastClr="FFFFFF"/>
      </a:lt1>
      <a:dk2>
        <a:srgbClr val="004682"/>
      </a:dk2>
      <a:lt2>
        <a:srgbClr val="E7E6E6"/>
      </a:lt2>
      <a:accent1>
        <a:srgbClr val="004682"/>
      </a:accent1>
      <a:accent2>
        <a:srgbClr val="BE965A"/>
      </a:accent2>
      <a:accent3>
        <a:srgbClr val="D1E9FF"/>
      </a:accent3>
      <a:accent4>
        <a:srgbClr val="DCCBA4"/>
      </a:accent4>
      <a:accent5>
        <a:srgbClr val="757070"/>
      </a:accent5>
      <a:accent6>
        <a:srgbClr val="AEABAB"/>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Ste24</b:Tag>
    <b:SourceType>Report</b:SourceType>
    <b:Guid>{3DD52D4B-FC32-43BF-BCB7-4FDFA4179C69}</b:Guid>
    <b:Author>
      <b:Author>
        <b:NameList>
          <b:Person>
            <b:Last>Steenbergen</b:Last>
            <b:First>R.</b:First>
          </b:Person>
        </b:NameList>
      </b:Author>
    </b:Author>
    <b:Title>Afstudeergids AD Engineering 2024-2025</b:Title>
    <b:Year>2024</b:Year>
    <b:City>Arnhem</b:City>
    <b:RefOrder>1</b:RefOrder>
  </b:Source>
</b:Sources>
</file>

<file path=customXml/itemProps1.xml><?xml version="1.0" encoding="utf-8"?>
<ds:datastoreItem xmlns:ds="http://schemas.openxmlformats.org/officeDocument/2006/customXml" ds:itemID="{2C22943C-D6F8-4917-9421-6495AC688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3920</Words>
  <Characters>21565</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Maarten van Riel (student)</cp:lastModifiedBy>
  <cp:revision>2</cp:revision>
  <dcterms:created xsi:type="dcterms:W3CDTF">2025-02-18T14:59:00Z</dcterms:created>
  <dcterms:modified xsi:type="dcterms:W3CDTF">2025-02-18T14:59:00Z</dcterms:modified>
</cp:coreProperties>
</file>